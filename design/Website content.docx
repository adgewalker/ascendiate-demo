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E0E3" w14:textId="5640D4D0" w:rsidR="00882F7A" w:rsidRDefault="00882F7A"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t>GENERAL</w:t>
      </w:r>
    </w:p>
    <w:p w14:paraId="1D6B6C3C" w14:textId="77777777" w:rsidR="00616235" w:rsidRDefault="00616235" w:rsidP="00DE574F">
      <w:pPr>
        <w:snapToGrid w:val="0"/>
        <w:spacing w:after="200"/>
        <w:jc w:val="both"/>
        <w:outlineLvl w:val="1"/>
        <w:rPr>
          <w:rFonts w:eastAsia="Times New Roman" w:cs="Arial"/>
          <w:b/>
          <w:bCs/>
          <w:szCs w:val="20"/>
          <w:lang w:val="en-SG" w:eastAsia="en-GB"/>
        </w:rPr>
      </w:pPr>
    </w:p>
    <w:p w14:paraId="418B113E" w14:textId="2BAB880C" w:rsidR="00776C7D" w:rsidRPr="00600538" w:rsidRDefault="00776C7D" w:rsidP="00DE574F">
      <w:pPr>
        <w:snapToGrid w:val="0"/>
        <w:spacing w:after="200"/>
        <w:jc w:val="both"/>
        <w:rPr>
          <w:rFonts w:eastAsia="Times New Roman" w:cs="Arial"/>
          <w:b/>
          <w:bCs/>
          <w:szCs w:val="20"/>
          <w:lang w:val="en-SG" w:eastAsia="en-GB"/>
        </w:rPr>
      </w:pPr>
      <w:r w:rsidRPr="00600538">
        <w:rPr>
          <w:rFonts w:eastAsia="Times New Roman" w:cs="Arial"/>
          <w:b/>
          <w:bCs/>
          <w:szCs w:val="20"/>
          <w:lang w:val="en-SG" w:eastAsia="en-GB"/>
        </w:rPr>
        <w:t>Usage principles</w:t>
      </w:r>
    </w:p>
    <w:p w14:paraId="0F21593C" w14:textId="77777777" w:rsidR="00776C7D" w:rsidRPr="00600538" w:rsidRDefault="00776C7D" w:rsidP="00DE574F">
      <w:pPr>
        <w:snapToGrid w:val="0"/>
        <w:spacing w:after="200"/>
        <w:jc w:val="both"/>
        <w:rPr>
          <w:rFonts w:eastAsia="Times New Roman" w:cs="Arial"/>
          <w:b/>
          <w:bCs/>
          <w:szCs w:val="20"/>
          <w:lang w:val="en-SG" w:eastAsia="en-GB"/>
        </w:rPr>
      </w:pPr>
    </w:p>
    <w:p w14:paraId="0D6900E2" w14:textId="48D10969" w:rsidR="00776C7D" w:rsidRPr="00600538" w:rsidRDefault="00776C7D" w:rsidP="00DE574F">
      <w:pPr>
        <w:snapToGrid w:val="0"/>
        <w:spacing w:after="200"/>
        <w:jc w:val="both"/>
        <w:rPr>
          <w:rFonts w:eastAsia="Times New Roman" w:cs="Arial"/>
          <w:b/>
          <w:bCs/>
          <w:szCs w:val="20"/>
          <w:lang w:val="en-SG" w:eastAsia="en-GB"/>
        </w:rPr>
      </w:pPr>
      <w:r>
        <w:rPr>
          <w:rFonts w:eastAsia="Times New Roman" w:cs="Arial"/>
          <w:i/>
          <w:iCs/>
          <w:szCs w:val="20"/>
          <w:lang w:val="en-SG" w:eastAsia="en-GB"/>
        </w:rPr>
        <w:t>Design objective</w:t>
      </w:r>
    </w:p>
    <w:p w14:paraId="6F585FB4" w14:textId="115E955E" w:rsidR="00776C7D" w:rsidRDefault="00776C7D" w:rsidP="00DE574F">
      <w:pPr>
        <w:snapToGrid w:val="0"/>
        <w:spacing w:after="200"/>
        <w:jc w:val="both"/>
        <w:rPr>
          <w:rFonts w:eastAsia="Times New Roman" w:cs="Arial"/>
          <w:szCs w:val="20"/>
          <w:lang w:val="en-SG" w:eastAsia="en-GB"/>
        </w:rPr>
      </w:pPr>
      <w:r w:rsidRPr="00776C7D">
        <w:rPr>
          <w:rFonts w:eastAsia="Times New Roman" w:cs="Arial"/>
          <w:szCs w:val="20"/>
          <w:lang w:val="en-SG" w:eastAsia="en-GB"/>
        </w:rPr>
        <w:t>Sophistication should be achieved through typography, spacing, hierarchy and restraint rather than heavy design elements</w:t>
      </w:r>
    </w:p>
    <w:p w14:paraId="136F25F8" w14:textId="77777777" w:rsidR="00776C7D" w:rsidRPr="00776C7D" w:rsidRDefault="00776C7D" w:rsidP="00DE574F">
      <w:pPr>
        <w:snapToGrid w:val="0"/>
        <w:spacing w:after="200"/>
        <w:jc w:val="both"/>
        <w:rPr>
          <w:rFonts w:eastAsia="Times New Roman" w:cs="Arial"/>
          <w:i/>
          <w:iCs/>
          <w:szCs w:val="20"/>
          <w:lang w:val="en-SG" w:eastAsia="en-GB"/>
        </w:rPr>
      </w:pPr>
    </w:p>
    <w:p w14:paraId="2C5C7C5F" w14:textId="7E1B4EFC" w:rsidR="00776C7D" w:rsidRPr="00776C7D" w:rsidRDefault="00776C7D" w:rsidP="00DE574F">
      <w:pPr>
        <w:snapToGrid w:val="0"/>
        <w:spacing w:after="200"/>
        <w:jc w:val="both"/>
        <w:rPr>
          <w:rFonts w:eastAsia="Times New Roman" w:cs="Arial"/>
          <w:i/>
          <w:iCs/>
          <w:szCs w:val="20"/>
          <w:lang w:val="en-SG" w:eastAsia="en-GB"/>
        </w:rPr>
      </w:pPr>
      <w:r w:rsidRPr="00776C7D">
        <w:rPr>
          <w:rFonts w:eastAsia="Times New Roman" w:cs="Arial"/>
          <w:i/>
          <w:iCs/>
          <w:szCs w:val="20"/>
          <w:lang w:val="en-SG" w:eastAsia="en-GB"/>
        </w:rPr>
        <w:t>White space</w:t>
      </w:r>
    </w:p>
    <w:p w14:paraId="731C0547" w14:textId="77777777" w:rsidR="00776C7D"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Use generously</w:t>
      </w:r>
    </w:p>
    <w:p w14:paraId="15035A8C" w14:textId="77777777" w:rsidR="00776C7D" w:rsidRPr="00600538"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White space is a design element, not empty space</w:t>
      </w:r>
    </w:p>
    <w:p w14:paraId="3CB579F6" w14:textId="77777777" w:rsidR="00776C7D" w:rsidRPr="00600538" w:rsidRDefault="00776C7D" w:rsidP="00DE574F">
      <w:pPr>
        <w:snapToGrid w:val="0"/>
        <w:spacing w:after="200"/>
        <w:jc w:val="both"/>
        <w:rPr>
          <w:rFonts w:eastAsia="Times New Roman" w:cs="Arial"/>
          <w:b/>
          <w:bCs/>
          <w:szCs w:val="20"/>
          <w:lang w:val="en-SG" w:eastAsia="en-GB"/>
        </w:rPr>
      </w:pPr>
    </w:p>
    <w:p w14:paraId="1914A8B0" w14:textId="77777777" w:rsidR="00776C7D" w:rsidRPr="00600538" w:rsidRDefault="00776C7D" w:rsidP="00DE574F">
      <w:pPr>
        <w:snapToGrid w:val="0"/>
        <w:spacing w:after="200"/>
        <w:jc w:val="both"/>
        <w:rPr>
          <w:rFonts w:eastAsia="Times New Roman" w:cs="Arial"/>
          <w:b/>
          <w:bCs/>
          <w:szCs w:val="20"/>
          <w:lang w:val="en-SG" w:eastAsia="en-GB"/>
        </w:rPr>
      </w:pPr>
      <w:r w:rsidRPr="00776C7D">
        <w:rPr>
          <w:rFonts w:eastAsia="Times New Roman" w:cs="Arial"/>
          <w:i/>
          <w:iCs/>
          <w:szCs w:val="20"/>
          <w:lang w:val="en-SG" w:eastAsia="en-GB"/>
        </w:rPr>
        <w:t>Contrast</w:t>
      </w:r>
    </w:p>
    <w:p w14:paraId="48982501" w14:textId="77777777" w:rsidR="00776C7D" w:rsidRPr="00600538"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Created through the interplay of white space, dark sections, typography hierarchy and restrained imagery rather than colour</w:t>
      </w:r>
    </w:p>
    <w:p w14:paraId="0FD072A1" w14:textId="77777777" w:rsidR="00776C7D" w:rsidRPr="00600538" w:rsidRDefault="00776C7D" w:rsidP="00DE574F">
      <w:pPr>
        <w:snapToGrid w:val="0"/>
        <w:spacing w:after="200"/>
        <w:jc w:val="both"/>
        <w:rPr>
          <w:rFonts w:eastAsia="Times New Roman" w:cs="Arial"/>
          <w:b/>
          <w:bCs/>
          <w:szCs w:val="20"/>
          <w:lang w:val="en-SG" w:eastAsia="en-GB"/>
        </w:rPr>
      </w:pPr>
    </w:p>
    <w:p w14:paraId="4D16AEA0" w14:textId="78B21566" w:rsidR="00776C7D" w:rsidRPr="00600538" w:rsidRDefault="00776C7D" w:rsidP="00DE574F">
      <w:pPr>
        <w:snapToGrid w:val="0"/>
        <w:spacing w:after="200"/>
        <w:jc w:val="both"/>
        <w:rPr>
          <w:rFonts w:eastAsia="Times New Roman" w:cs="Arial"/>
          <w:b/>
          <w:bCs/>
          <w:szCs w:val="20"/>
          <w:lang w:val="en-SG" w:eastAsia="en-GB"/>
        </w:rPr>
      </w:pPr>
      <w:r w:rsidRPr="00776C7D">
        <w:rPr>
          <w:rFonts w:eastAsia="Times New Roman" w:cs="Arial"/>
          <w:i/>
          <w:iCs/>
          <w:szCs w:val="20"/>
          <w:lang w:val="en-SG" w:eastAsia="en-GB"/>
        </w:rPr>
        <w:t>Blue</w:t>
      </w:r>
    </w:p>
    <w:p w14:paraId="7A360577" w14:textId="77777777" w:rsidR="00776C7D" w:rsidRPr="00600538"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The logo carries the brand colour</w:t>
      </w:r>
    </w:p>
    <w:p w14:paraId="057CA22A" w14:textId="77777777" w:rsidR="00776C7D" w:rsidRPr="00600538"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The website should remain largely monochrome</w:t>
      </w:r>
    </w:p>
    <w:p w14:paraId="1965E95F" w14:textId="77777777" w:rsidR="00776C7D" w:rsidRPr="00600538" w:rsidRDefault="00776C7D" w:rsidP="00DE574F">
      <w:pPr>
        <w:snapToGrid w:val="0"/>
        <w:spacing w:after="200"/>
        <w:jc w:val="both"/>
        <w:rPr>
          <w:rFonts w:eastAsia="Times New Roman" w:cs="Arial"/>
          <w:b/>
          <w:bCs/>
          <w:szCs w:val="20"/>
          <w:lang w:val="en-SG" w:eastAsia="en-GB"/>
        </w:rPr>
      </w:pPr>
    </w:p>
    <w:p w14:paraId="75B69941" w14:textId="77777777" w:rsidR="00776C7D" w:rsidRPr="00600538" w:rsidRDefault="00776C7D" w:rsidP="00DE574F">
      <w:pPr>
        <w:snapToGrid w:val="0"/>
        <w:spacing w:after="200"/>
        <w:jc w:val="both"/>
        <w:rPr>
          <w:rFonts w:eastAsia="Times New Roman" w:cs="Arial"/>
          <w:b/>
          <w:bCs/>
          <w:szCs w:val="20"/>
          <w:lang w:val="en-SG" w:eastAsia="en-GB"/>
        </w:rPr>
      </w:pPr>
      <w:r w:rsidRPr="00776C7D">
        <w:rPr>
          <w:rFonts w:eastAsia="Times New Roman" w:cs="Arial"/>
          <w:i/>
          <w:iCs/>
          <w:szCs w:val="20"/>
          <w:lang w:val="en-SG" w:eastAsia="en-GB"/>
        </w:rPr>
        <w:t>Consistency</w:t>
      </w:r>
    </w:p>
    <w:p w14:paraId="10FC66EA" w14:textId="6F7C76A6" w:rsidR="00776C7D" w:rsidRPr="00DE574F" w:rsidRDefault="00776C7D"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The overall design should feel consistent with the Ascendiate logo and the typography direction established in concept 2</w:t>
      </w:r>
    </w:p>
    <w:p w14:paraId="3795FB8B" w14:textId="77777777" w:rsidR="00241E7B" w:rsidRDefault="00241E7B"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0D225335" w14:textId="0804B4BA" w:rsidR="00616235" w:rsidRDefault="00882F7A"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lastRenderedPageBreak/>
        <w:t>Colour pal</w:t>
      </w:r>
      <w:r w:rsidR="00E74300">
        <w:rPr>
          <w:rFonts w:eastAsia="Times New Roman" w:cs="Arial"/>
          <w:b/>
          <w:bCs/>
          <w:szCs w:val="20"/>
          <w:lang w:val="en-SG" w:eastAsia="en-GB"/>
        </w:rPr>
        <w:t>ette</w:t>
      </w:r>
      <w:r w:rsidR="004B49D1">
        <w:rPr>
          <w:rFonts w:eastAsia="Times New Roman" w:cs="Arial"/>
          <w:b/>
          <w:bCs/>
          <w:szCs w:val="20"/>
          <w:lang w:val="en-SG" w:eastAsia="en-GB"/>
        </w:rPr>
        <w:t xml:space="preserve"> </w:t>
      </w:r>
      <w:r w:rsidR="004B49D1" w:rsidRPr="00653CA7">
        <w:rPr>
          <w:rFonts w:eastAsia="Times New Roman" w:cs="Arial"/>
          <w:b/>
          <w:bCs/>
          <w:szCs w:val="20"/>
          <w:highlight w:val="yellow"/>
          <w:lang w:val="en-SG" w:eastAsia="en-GB"/>
        </w:rPr>
        <w:t xml:space="preserve">[Note: Very </w:t>
      </w:r>
      <w:r w:rsidR="004B49D1" w:rsidRPr="00616235">
        <w:rPr>
          <w:rFonts w:eastAsia="Times New Roman" w:cs="Arial"/>
          <w:b/>
          <w:bCs/>
          <w:szCs w:val="20"/>
          <w:highlight w:val="yellow"/>
          <w:lang w:val="en-SG" w:eastAsia="en-GB"/>
        </w:rPr>
        <w:t>open to change if you consider this does not work]</w:t>
      </w:r>
    </w:p>
    <w:p w14:paraId="131858E1" w14:textId="77777777" w:rsidR="00616235" w:rsidRDefault="00616235" w:rsidP="00DE574F">
      <w:pPr>
        <w:snapToGrid w:val="0"/>
        <w:spacing w:after="200"/>
        <w:jc w:val="both"/>
        <w:outlineLvl w:val="1"/>
        <w:rPr>
          <w:rFonts w:eastAsia="Times New Roman" w:cs="Arial"/>
          <w:b/>
          <w:bCs/>
          <w:szCs w:val="20"/>
          <w:lang w:val="en-SG" w:eastAsia="en-GB"/>
        </w:rPr>
      </w:pPr>
    </w:p>
    <w:p w14:paraId="48865313" w14:textId="3E04DA5A" w:rsidR="00616235" w:rsidRPr="00776C7D" w:rsidRDefault="00616235" w:rsidP="00DE574F">
      <w:pPr>
        <w:snapToGrid w:val="0"/>
        <w:spacing w:after="200"/>
        <w:jc w:val="both"/>
        <w:outlineLvl w:val="1"/>
        <w:rPr>
          <w:rFonts w:eastAsia="Times New Roman" w:cs="Arial"/>
          <w:i/>
          <w:iCs/>
          <w:szCs w:val="20"/>
          <w:lang w:val="en-SG" w:eastAsia="en-GB"/>
        </w:rPr>
      </w:pPr>
      <w:r w:rsidRPr="00616235">
        <w:rPr>
          <w:rFonts w:eastAsia="Times New Roman" w:cs="Arial"/>
          <w:i/>
          <w:iCs/>
          <w:szCs w:val="20"/>
          <w:lang w:val="en-SG" w:eastAsia="en-GB"/>
        </w:rPr>
        <w:t>Backgrounds</w:t>
      </w:r>
    </w:p>
    <w:p w14:paraId="55D317B1" w14:textId="3D0D7676" w:rsidR="00616235" w:rsidRPr="00616235" w:rsidRDefault="00616235" w:rsidP="00DE574F">
      <w:pPr>
        <w:snapToGrid w:val="0"/>
        <w:spacing w:after="200"/>
        <w:jc w:val="both"/>
        <w:outlineLvl w:val="1"/>
        <w:rPr>
          <w:rFonts w:eastAsia="Times New Roman" w:cs="Arial"/>
          <w:szCs w:val="20"/>
          <w:lang w:val="en-SG" w:eastAsia="en-GB"/>
        </w:rPr>
      </w:pPr>
      <w:r w:rsidRPr="00616235">
        <w:rPr>
          <w:rFonts w:eastAsia="Times New Roman" w:cs="Arial"/>
          <w:szCs w:val="20"/>
          <w:lang w:val="en-SG" w:eastAsia="en-GB"/>
        </w:rPr>
        <w:t>White</w:t>
      </w:r>
    </w:p>
    <w:p w14:paraId="689D0EFF" w14:textId="77777777"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#FFFFFF</w:t>
      </w:r>
    </w:p>
    <w:p w14:paraId="4F2972A2" w14:textId="77777777" w:rsidR="00616235" w:rsidRDefault="00616235" w:rsidP="00DE574F">
      <w:pPr>
        <w:snapToGrid w:val="0"/>
        <w:spacing w:after="200"/>
        <w:jc w:val="both"/>
        <w:rPr>
          <w:rFonts w:eastAsia="Times New Roman" w:cs="Arial"/>
          <w:szCs w:val="20"/>
          <w:lang w:val="en-SG" w:eastAsia="en-GB"/>
        </w:rPr>
      </w:pPr>
    </w:p>
    <w:p w14:paraId="1A9D3B23" w14:textId="642DE14F"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Dark Navy</w:t>
      </w:r>
    </w:p>
    <w:p w14:paraId="1A285F3C" w14:textId="5EFC3A36"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#0F1728</w:t>
      </w:r>
    </w:p>
    <w:p w14:paraId="49E490CA" w14:textId="77777777" w:rsidR="00616235" w:rsidRDefault="00616235" w:rsidP="00DE574F">
      <w:pPr>
        <w:snapToGrid w:val="0"/>
        <w:spacing w:after="200"/>
        <w:jc w:val="both"/>
        <w:rPr>
          <w:rFonts w:eastAsia="Times New Roman" w:cs="Arial"/>
          <w:szCs w:val="20"/>
          <w:lang w:val="en-SG" w:eastAsia="en-GB"/>
        </w:rPr>
      </w:pPr>
    </w:p>
    <w:p w14:paraId="19DA333A" w14:textId="041F9004"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Charcoal Navy</w:t>
      </w:r>
    </w:p>
    <w:p w14:paraId="62EBF4E9" w14:textId="77777777"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#1A2436</w:t>
      </w:r>
    </w:p>
    <w:p w14:paraId="65755EAE" w14:textId="77777777" w:rsidR="00616235" w:rsidRPr="00616235" w:rsidRDefault="00616235" w:rsidP="00DE574F">
      <w:pPr>
        <w:snapToGrid w:val="0"/>
        <w:spacing w:after="200"/>
        <w:jc w:val="both"/>
        <w:rPr>
          <w:rFonts w:eastAsia="Times New Roman" w:cs="Arial"/>
          <w:b/>
          <w:bCs/>
          <w:szCs w:val="20"/>
          <w:lang w:val="en-SG" w:eastAsia="en-GB"/>
        </w:rPr>
      </w:pPr>
    </w:p>
    <w:p w14:paraId="15327775" w14:textId="5B398323" w:rsidR="00616235" w:rsidRPr="00776C7D" w:rsidRDefault="00616235" w:rsidP="00DE574F">
      <w:pPr>
        <w:snapToGrid w:val="0"/>
        <w:spacing w:after="200"/>
        <w:jc w:val="both"/>
        <w:rPr>
          <w:rFonts w:eastAsia="Times New Roman" w:cs="Arial"/>
          <w:i/>
          <w:iCs/>
          <w:szCs w:val="20"/>
          <w:lang w:val="en-SG" w:eastAsia="en-GB"/>
        </w:rPr>
      </w:pPr>
      <w:r w:rsidRPr="00616235">
        <w:rPr>
          <w:rFonts w:eastAsia="Times New Roman" w:cs="Arial"/>
          <w:i/>
          <w:iCs/>
          <w:szCs w:val="20"/>
          <w:lang w:val="en-SG" w:eastAsia="en-GB"/>
        </w:rPr>
        <w:t>Typography</w:t>
      </w:r>
    </w:p>
    <w:p w14:paraId="7B63061D" w14:textId="60937D15"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Primary Text</w:t>
      </w:r>
    </w:p>
    <w:p w14:paraId="76D11391" w14:textId="236BD6DA"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#111827</w:t>
      </w:r>
    </w:p>
    <w:p w14:paraId="2213E53A" w14:textId="77777777" w:rsidR="00616235" w:rsidRDefault="00616235" w:rsidP="00DE574F">
      <w:pPr>
        <w:snapToGrid w:val="0"/>
        <w:spacing w:after="200"/>
        <w:jc w:val="both"/>
        <w:rPr>
          <w:rFonts w:eastAsia="Times New Roman" w:cs="Arial"/>
          <w:szCs w:val="20"/>
          <w:lang w:val="en-SG" w:eastAsia="en-GB"/>
        </w:rPr>
      </w:pPr>
    </w:p>
    <w:p w14:paraId="4DE8925E" w14:textId="4C1D7B66"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Secondary Text</w:t>
      </w:r>
    </w:p>
    <w:p w14:paraId="41EE242B" w14:textId="7B1E316C"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#3F4A59</w:t>
      </w:r>
    </w:p>
    <w:p w14:paraId="6F2C2277" w14:textId="77777777" w:rsidR="00616235" w:rsidRDefault="00616235" w:rsidP="00DE574F">
      <w:pPr>
        <w:snapToGrid w:val="0"/>
        <w:spacing w:after="200"/>
        <w:jc w:val="both"/>
        <w:rPr>
          <w:rFonts w:eastAsia="Times New Roman" w:cs="Arial"/>
          <w:szCs w:val="20"/>
          <w:lang w:val="en-SG" w:eastAsia="en-GB"/>
        </w:rPr>
      </w:pPr>
    </w:p>
    <w:p w14:paraId="67EE5305" w14:textId="704DAE7F"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White Text</w:t>
      </w:r>
    </w:p>
    <w:p w14:paraId="3CF3D902" w14:textId="77777777"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#FFFFFF</w:t>
      </w:r>
    </w:p>
    <w:p w14:paraId="4FCD10C8" w14:textId="77777777" w:rsidR="00616235" w:rsidRPr="00616235" w:rsidRDefault="00616235" w:rsidP="00DE574F">
      <w:pPr>
        <w:snapToGrid w:val="0"/>
        <w:spacing w:after="200"/>
        <w:jc w:val="both"/>
        <w:rPr>
          <w:rFonts w:eastAsia="Times New Roman" w:cs="Arial"/>
          <w:b/>
          <w:bCs/>
          <w:szCs w:val="20"/>
          <w:lang w:val="en-SG" w:eastAsia="en-GB"/>
        </w:rPr>
      </w:pPr>
    </w:p>
    <w:p w14:paraId="5083A121" w14:textId="4868CAC1" w:rsidR="00616235" w:rsidRPr="00776C7D" w:rsidRDefault="00616235" w:rsidP="00DE574F">
      <w:pPr>
        <w:snapToGrid w:val="0"/>
        <w:spacing w:after="200"/>
        <w:jc w:val="both"/>
        <w:rPr>
          <w:rFonts w:eastAsia="Times New Roman" w:cs="Arial"/>
          <w:i/>
          <w:iCs/>
          <w:szCs w:val="20"/>
          <w:lang w:val="en-SG" w:eastAsia="en-GB"/>
        </w:rPr>
      </w:pPr>
      <w:r w:rsidRPr="00616235">
        <w:rPr>
          <w:rFonts w:eastAsia="Times New Roman" w:cs="Arial"/>
          <w:i/>
          <w:iCs/>
          <w:szCs w:val="20"/>
          <w:lang w:val="en-SG" w:eastAsia="en-GB"/>
        </w:rPr>
        <w:t>Accent</w:t>
      </w:r>
    </w:p>
    <w:p w14:paraId="64C94AD9" w14:textId="77777777"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Ascendiate Blue</w:t>
      </w:r>
    </w:p>
    <w:p w14:paraId="19495B33" w14:textId="77777777" w:rsidR="00616235" w:rsidRPr="00616235"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#1848B4</w:t>
      </w:r>
    </w:p>
    <w:p w14:paraId="3AE89472" w14:textId="77777777" w:rsidR="0050583A" w:rsidRDefault="0050583A" w:rsidP="00DE574F">
      <w:pPr>
        <w:snapToGrid w:val="0"/>
        <w:spacing w:after="200"/>
        <w:jc w:val="both"/>
        <w:rPr>
          <w:rFonts w:eastAsia="Times New Roman" w:cs="Arial"/>
          <w:szCs w:val="20"/>
          <w:lang w:val="en-SG" w:eastAsia="en-GB"/>
        </w:rPr>
      </w:pPr>
    </w:p>
    <w:p w14:paraId="52F24BEF" w14:textId="77777777" w:rsidR="0050583A" w:rsidRDefault="0050583A" w:rsidP="00DE574F">
      <w:pPr>
        <w:snapToGrid w:val="0"/>
        <w:spacing w:after="200"/>
        <w:jc w:val="both"/>
        <w:rPr>
          <w:rFonts w:eastAsia="Times New Roman" w:cs="Arial"/>
          <w:szCs w:val="20"/>
          <w:lang w:val="en-SG" w:eastAsia="en-GB"/>
        </w:rPr>
      </w:pPr>
      <w:r>
        <w:rPr>
          <w:rFonts w:eastAsia="Times New Roman" w:cs="Arial"/>
          <w:szCs w:val="20"/>
          <w:lang w:val="en-SG" w:eastAsia="en-GB"/>
        </w:rPr>
        <w:t>Note:</w:t>
      </w:r>
    </w:p>
    <w:p w14:paraId="186C5FAE" w14:textId="3457FC8C" w:rsidR="00776C7D" w:rsidRPr="0050583A" w:rsidRDefault="00616235" w:rsidP="00DE574F">
      <w:pPr>
        <w:snapToGrid w:val="0"/>
        <w:spacing w:after="200"/>
        <w:jc w:val="both"/>
        <w:rPr>
          <w:rFonts w:eastAsia="Times New Roman" w:cs="Arial"/>
          <w:szCs w:val="20"/>
          <w:lang w:val="en-SG" w:eastAsia="en-GB"/>
        </w:rPr>
      </w:pPr>
      <w:r w:rsidRPr="00616235">
        <w:rPr>
          <w:rFonts w:eastAsia="Times New Roman" w:cs="Arial"/>
          <w:szCs w:val="20"/>
          <w:lang w:val="en-SG" w:eastAsia="en-GB"/>
        </w:rPr>
        <w:t>Reserved primarily for the logo, hover states and limited interactive elements</w:t>
      </w:r>
    </w:p>
    <w:p w14:paraId="0DE7CC7A" w14:textId="77777777" w:rsidR="00653CA7" w:rsidRDefault="00653CA7"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32EABCAE" w14:textId="0702B509" w:rsidR="00600538" w:rsidRPr="00600538" w:rsidRDefault="00776C7D" w:rsidP="00DE574F">
      <w:pPr>
        <w:snapToGrid w:val="0"/>
        <w:spacing w:after="200"/>
        <w:jc w:val="both"/>
        <w:rPr>
          <w:rFonts w:eastAsia="Times New Roman" w:cs="Arial"/>
          <w:b/>
          <w:bCs/>
          <w:szCs w:val="20"/>
          <w:lang w:val="en-SG" w:eastAsia="en-GB"/>
        </w:rPr>
      </w:pPr>
      <w:r w:rsidRPr="00600538">
        <w:rPr>
          <w:rFonts w:eastAsia="Times New Roman" w:cs="Arial"/>
          <w:b/>
          <w:bCs/>
          <w:szCs w:val="20"/>
          <w:lang w:val="en-SG" w:eastAsia="en-GB"/>
        </w:rPr>
        <w:lastRenderedPageBreak/>
        <w:t>Typography</w:t>
      </w:r>
      <w:r w:rsidR="00241E7B">
        <w:rPr>
          <w:rFonts w:eastAsia="Times New Roman" w:cs="Arial"/>
          <w:b/>
          <w:bCs/>
          <w:szCs w:val="20"/>
          <w:lang w:val="en-SG" w:eastAsia="en-GB"/>
        </w:rPr>
        <w:t xml:space="preserve"> </w:t>
      </w:r>
      <w:r w:rsidR="00241E7B" w:rsidRPr="00653CA7">
        <w:rPr>
          <w:rFonts w:eastAsia="Times New Roman" w:cs="Arial"/>
          <w:b/>
          <w:bCs/>
          <w:szCs w:val="20"/>
          <w:lang w:val="en-SG" w:eastAsia="en-GB"/>
        </w:rPr>
        <w:t>[Note</w:t>
      </w:r>
      <w:r w:rsidR="00241E7B" w:rsidRPr="00616235">
        <w:rPr>
          <w:rFonts w:eastAsia="Times New Roman" w:cs="Arial"/>
          <w:b/>
          <w:bCs/>
          <w:szCs w:val="20"/>
          <w:highlight w:val="yellow"/>
          <w:lang w:val="en-SG" w:eastAsia="en-GB"/>
        </w:rPr>
        <w:t>: Very open to change if you consider this does not work]</w:t>
      </w:r>
    </w:p>
    <w:p w14:paraId="513DA68A" w14:textId="77777777" w:rsidR="00600538" w:rsidRPr="00600538" w:rsidRDefault="00600538" w:rsidP="00DE574F">
      <w:pPr>
        <w:snapToGrid w:val="0"/>
        <w:spacing w:after="200"/>
        <w:jc w:val="both"/>
        <w:rPr>
          <w:rFonts w:eastAsia="Times New Roman" w:cs="Arial"/>
          <w:b/>
          <w:bCs/>
          <w:szCs w:val="20"/>
          <w:lang w:val="en-SG" w:eastAsia="en-GB"/>
        </w:rPr>
      </w:pPr>
    </w:p>
    <w:p w14:paraId="452AEDF3" w14:textId="2FE2052F" w:rsidR="00600538" w:rsidRPr="00776C7D" w:rsidRDefault="00600538" w:rsidP="00DE574F">
      <w:pPr>
        <w:snapToGrid w:val="0"/>
        <w:spacing w:after="200"/>
        <w:jc w:val="both"/>
        <w:rPr>
          <w:rFonts w:eastAsia="Times New Roman" w:cs="Arial"/>
          <w:i/>
          <w:iCs/>
          <w:szCs w:val="20"/>
          <w:lang w:val="en-SG" w:eastAsia="en-GB"/>
        </w:rPr>
      </w:pPr>
      <w:r w:rsidRPr="00776C7D">
        <w:rPr>
          <w:rFonts w:eastAsia="Times New Roman" w:cs="Arial"/>
          <w:i/>
          <w:iCs/>
          <w:szCs w:val="20"/>
          <w:lang w:val="en-SG" w:eastAsia="en-GB"/>
        </w:rPr>
        <w:t xml:space="preserve">Primary </w:t>
      </w:r>
      <w:r w:rsidR="00776C7D">
        <w:rPr>
          <w:rFonts w:eastAsia="Times New Roman" w:cs="Arial"/>
          <w:i/>
          <w:iCs/>
          <w:szCs w:val="20"/>
          <w:lang w:val="en-SG" w:eastAsia="en-GB"/>
        </w:rPr>
        <w:t>t</w:t>
      </w:r>
      <w:r w:rsidRPr="00776C7D">
        <w:rPr>
          <w:rFonts w:eastAsia="Times New Roman" w:cs="Arial"/>
          <w:i/>
          <w:iCs/>
          <w:szCs w:val="20"/>
          <w:lang w:val="en-SG" w:eastAsia="en-GB"/>
        </w:rPr>
        <w:t>ypeface</w:t>
      </w:r>
    </w:p>
    <w:p w14:paraId="1AF759BF" w14:textId="2CE16EB4"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Modern sans-serif</w:t>
      </w:r>
    </w:p>
    <w:p w14:paraId="1E3ABF64" w14:textId="77777777" w:rsidR="00600538" w:rsidRPr="00600538" w:rsidRDefault="00600538" w:rsidP="00DE574F">
      <w:pPr>
        <w:snapToGrid w:val="0"/>
        <w:spacing w:after="200"/>
        <w:jc w:val="both"/>
        <w:rPr>
          <w:rFonts w:eastAsia="Times New Roman" w:cs="Arial"/>
          <w:b/>
          <w:bCs/>
          <w:szCs w:val="20"/>
          <w:lang w:val="en-SG" w:eastAsia="en-GB"/>
        </w:rPr>
      </w:pPr>
    </w:p>
    <w:p w14:paraId="4ECD3259" w14:textId="77777777" w:rsidR="00600538" w:rsidRPr="00600538" w:rsidRDefault="00600538" w:rsidP="00DE574F">
      <w:pPr>
        <w:snapToGrid w:val="0"/>
        <w:spacing w:after="200"/>
        <w:jc w:val="both"/>
        <w:rPr>
          <w:rFonts w:eastAsia="Times New Roman" w:cs="Arial"/>
          <w:b/>
          <w:bCs/>
          <w:szCs w:val="20"/>
          <w:lang w:val="en-SG" w:eastAsia="en-GB"/>
        </w:rPr>
      </w:pPr>
      <w:r w:rsidRPr="00776C7D">
        <w:rPr>
          <w:rFonts w:eastAsia="Times New Roman" w:cs="Arial"/>
          <w:i/>
          <w:iCs/>
          <w:szCs w:val="20"/>
          <w:lang w:val="en-SG" w:eastAsia="en-GB"/>
        </w:rPr>
        <w:t>Characteristics</w:t>
      </w:r>
    </w:p>
    <w:p w14:paraId="31116410" w14:textId="23029814"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Clean</w:t>
      </w:r>
    </w:p>
    <w:p w14:paraId="03388A97" w14:textId="3590EE30"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Contemporary</w:t>
      </w:r>
    </w:p>
    <w:p w14:paraId="2B296EFD" w14:textId="140E86C0"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Highly legible</w:t>
      </w:r>
    </w:p>
    <w:p w14:paraId="6F93B939" w14:textId="0C542907"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Executive-facing</w:t>
      </w:r>
    </w:p>
    <w:p w14:paraId="1135C455" w14:textId="77777777" w:rsidR="00600538" w:rsidRPr="00600538" w:rsidRDefault="00600538" w:rsidP="00DE574F">
      <w:pPr>
        <w:snapToGrid w:val="0"/>
        <w:spacing w:after="200"/>
        <w:jc w:val="both"/>
        <w:rPr>
          <w:rFonts w:eastAsia="Times New Roman" w:cs="Arial"/>
          <w:b/>
          <w:bCs/>
          <w:szCs w:val="20"/>
          <w:lang w:val="en-SG" w:eastAsia="en-GB"/>
        </w:rPr>
      </w:pPr>
    </w:p>
    <w:p w14:paraId="56B9B7AF" w14:textId="77777777" w:rsidR="00600538" w:rsidRPr="00600538" w:rsidRDefault="00600538" w:rsidP="00DE574F">
      <w:pPr>
        <w:snapToGrid w:val="0"/>
        <w:spacing w:after="200"/>
        <w:jc w:val="both"/>
        <w:rPr>
          <w:rFonts w:eastAsia="Times New Roman" w:cs="Arial"/>
          <w:b/>
          <w:bCs/>
          <w:szCs w:val="20"/>
          <w:lang w:val="en-SG" w:eastAsia="en-GB"/>
        </w:rPr>
      </w:pPr>
      <w:r w:rsidRPr="00776C7D">
        <w:rPr>
          <w:rFonts w:eastAsia="Times New Roman" w:cs="Arial"/>
          <w:i/>
          <w:iCs/>
          <w:szCs w:val="20"/>
          <w:lang w:val="en-SG" w:eastAsia="en-GB"/>
        </w:rPr>
        <w:t>Hierarchy</w:t>
      </w:r>
    </w:p>
    <w:p w14:paraId="2DC8A75E" w14:textId="13B6AAA4"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Scale</w:t>
      </w:r>
    </w:p>
    <w:p w14:paraId="05C97F1E" w14:textId="61BD18C9"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Weight</w:t>
      </w:r>
    </w:p>
    <w:p w14:paraId="1E1E5DB2" w14:textId="2E6CD49A"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Spacing</w:t>
      </w:r>
    </w:p>
    <w:p w14:paraId="0DFD2732" w14:textId="77777777" w:rsidR="00600538" w:rsidRPr="00600538" w:rsidRDefault="00600538" w:rsidP="00DE574F">
      <w:pPr>
        <w:snapToGrid w:val="0"/>
        <w:spacing w:after="200"/>
        <w:jc w:val="both"/>
        <w:rPr>
          <w:rFonts w:eastAsia="Times New Roman" w:cs="Arial"/>
          <w:b/>
          <w:bCs/>
          <w:szCs w:val="20"/>
          <w:lang w:val="en-SG" w:eastAsia="en-GB"/>
        </w:rPr>
      </w:pPr>
    </w:p>
    <w:p w14:paraId="25E18AA8" w14:textId="0B83C1CD" w:rsidR="00600538" w:rsidRPr="00776C7D" w:rsidRDefault="00600538" w:rsidP="00DE574F">
      <w:pPr>
        <w:snapToGrid w:val="0"/>
        <w:spacing w:after="200"/>
        <w:jc w:val="both"/>
        <w:rPr>
          <w:rFonts w:eastAsia="Times New Roman" w:cs="Arial"/>
          <w:i/>
          <w:iCs/>
          <w:szCs w:val="20"/>
          <w:lang w:val="en-SG" w:eastAsia="en-GB"/>
        </w:rPr>
      </w:pPr>
      <w:r w:rsidRPr="00776C7D">
        <w:rPr>
          <w:rFonts w:eastAsia="Times New Roman" w:cs="Arial"/>
          <w:i/>
          <w:iCs/>
          <w:szCs w:val="20"/>
          <w:lang w:val="en-SG" w:eastAsia="en-GB"/>
        </w:rPr>
        <w:t xml:space="preserve">Reference </w:t>
      </w:r>
      <w:r w:rsidR="0050583A">
        <w:rPr>
          <w:rFonts w:eastAsia="Times New Roman" w:cs="Arial"/>
          <w:i/>
          <w:iCs/>
          <w:szCs w:val="20"/>
          <w:lang w:val="en-SG" w:eastAsia="en-GB"/>
        </w:rPr>
        <w:t>d</w:t>
      </w:r>
      <w:r w:rsidRPr="00776C7D">
        <w:rPr>
          <w:rFonts w:eastAsia="Times New Roman" w:cs="Arial"/>
          <w:i/>
          <w:iCs/>
          <w:szCs w:val="20"/>
          <w:lang w:val="en-SG" w:eastAsia="en-GB"/>
        </w:rPr>
        <w:t>irection</w:t>
      </w:r>
    </w:p>
    <w:p w14:paraId="5891079A" w14:textId="2A525C93"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Concept 2</w:t>
      </w:r>
    </w:p>
    <w:p w14:paraId="4EDD7E1B" w14:textId="77777777" w:rsidR="00600538" w:rsidRPr="00600538" w:rsidRDefault="00600538" w:rsidP="00DE574F">
      <w:pPr>
        <w:snapToGrid w:val="0"/>
        <w:spacing w:after="200"/>
        <w:jc w:val="both"/>
        <w:rPr>
          <w:rFonts w:eastAsia="Times New Roman" w:cs="Arial"/>
          <w:b/>
          <w:bCs/>
          <w:szCs w:val="20"/>
          <w:lang w:val="en-SG" w:eastAsia="en-GB"/>
        </w:rPr>
      </w:pPr>
    </w:p>
    <w:p w14:paraId="223B9F83" w14:textId="77777777" w:rsidR="00600538" w:rsidRPr="00776C7D" w:rsidRDefault="00600538" w:rsidP="00DE574F">
      <w:pPr>
        <w:snapToGrid w:val="0"/>
        <w:spacing w:after="200"/>
        <w:jc w:val="both"/>
        <w:rPr>
          <w:rFonts w:eastAsia="Times New Roman" w:cs="Arial"/>
          <w:i/>
          <w:iCs/>
          <w:szCs w:val="20"/>
          <w:lang w:val="en-SG" w:eastAsia="en-GB"/>
        </w:rPr>
      </w:pPr>
      <w:r w:rsidRPr="00776C7D">
        <w:rPr>
          <w:rFonts w:eastAsia="Times New Roman" w:cs="Arial"/>
          <w:i/>
          <w:iCs/>
          <w:szCs w:val="20"/>
          <w:lang w:val="en-SG" w:eastAsia="en-GB"/>
        </w:rPr>
        <w:t>Avoid</w:t>
      </w:r>
    </w:p>
    <w:p w14:paraId="27FE89C2" w14:textId="34B64FCA"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Typography inconsistent with the Ascendiate logo</w:t>
      </w:r>
    </w:p>
    <w:p w14:paraId="13FB70EB" w14:textId="77777777" w:rsidR="00600538" w:rsidRDefault="00600538" w:rsidP="00DE574F">
      <w:pPr>
        <w:snapToGrid w:val="0"/>
        <w:spacing w:after="200"/>
        <w:jc w:val="both"/>
        <w:rPr>
          <w:rFonts w:eastAsia="Times New Roman" w:cs="Arial"/>
          <w:b/>
          <w:bCs/>
          <w:szCs w:val="20"/>
          <w:lang w:val="en-SG" w:eastAsia="en-GB"/>
        </w:rPr>
      </w:pPr>
    </w:p>
    <w:p w14:paraId="7B803C16" w14:textId="21E67D4B" w:rsidR="00600538" w:rsidRPr="00776C7D" w:rsidRDefault="00600538" w:rsidP="00DE574F">
      <w:pPr>
        <w:snapToGrid w:val="0"/>
        <w:spacing w:after="200"/>
        <w:jc w:val="both"/>
        <w:rPr>
          <w:rFonts w:eastAsia="Times New Roman" w:cs="Arial"/>
          <w:i/>
          <w:iCs/>
          <w:szCs w:val="20"/>
          <w:lang w:val="en-SG" w:eastAsia="en-GB"/>
        </w:rPr>
      </w:pPr>
      <w:r w:rsidRPr="00776C7D">
        <w:rPr>
          <w:rFonts w:eastAsia="Times New Roman" w:cs="Arial"/>
          <w:i/>
          <w:iCs/>
          <w:szCs w:val="20"/>
          <w:lang w:val="en-SG" w:eastAsia="en-GB"/>
        </w:rPr>
        <w:t>General</w:t>
      </w:r>
    </w:p>
    <w:p w14:paraId="661B2C6D" w14:textId="0593CC39" w:rsidR="00600538" w:rsidRPr="00600538" w:rsidRDefault="00776C7D" w:rsidP="00DE574F">
      <w:pPr>
        <w:snapToGrid w:val="0"/>
        <w:spacing w:after="200"/>
        <w:jc w:val="both"/>
        <w:rPr>
          <w:rFonts w:eastAsia="Times New Roman" w:cs="Arial"/>
          <w:szCs w:val="20"/>
          <w:lang w:val="en-SG" w:eastAsia="en-GB"/>
        </w:rPr>
      </w:pPr>
      <w:r>
        <w:rPr>
          <w:rFonts w:eastAsia="Times New Roman" w:cs="Arial"/>
          <w:szCs w:val="20"/>
          <w:lang w:val="en-SG" w:eastAsia="en-GB"/>
        </w:rPr>
        <w:t>Balance c</w:t>
      </w:r>
      <w:r w:rsidR="00600538" w:rsidRPr="00600538">
        <w:rPr>
          <w:rFonts w:eastAsia="Times New Roman" w:cs="Arial"/>
          <w:szCs w:val="20"/>
          <w:lang w:val="en-SG" w:eastAsia="en-GB"/>
        </w:rPr>
        <w:t>larity and sophistication</w:t>
      </w:r>
    </w:p>
    <w:p w14:paraId="5C6E6C39" w14:textId="59E75EF1" w:rsidR="00600538" w:rsidRPr="00600538"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Typography should support the content rather than draw attention to itself</w:t>
      </w:r>
    </w:p>
    <w:p w14:paraId="293C974C" w14:textId="0CED9925" w:rsidR="00600538" w:rsidRPr="00776C7D" w:rsidRDefault="00600538" w:rsidP="00DE574F">
      <w:pPr>
        <w:snapToGrid w:val="0"/>
        <w:spacing w:after="200"/>
        <w:jc w:val="both"/>
        <w:rPr>
          <w:rFonts w:eastAsia="Times New Roman" w:cs="Arial"/>
          <w:szCs w:val="20"/>
          <w:lang w:val="en-SG" w:eastAsia="en-GB"/>
        </w:rPr>
      </w:pPr>
      <w:r w:rsidRPr="00600538">
        <w:rPr>
          <w:rFonts w:eastAsia="Times New Roman" w:cs="Arial"/>
          <w:szCs w:val="20"/>
          <w:lang w:val="en-SG" w:eastAsia="en-GB"/>
        </w:rPr>
        <w:t>The overall feel should be executive-facing, confident and understated</w:t>
      </w:r>
    </w:p>
    <w:p w14:paraId="45E91215" w14:textId="72290B90" w:rsidR="004B49D1" w:rsidRDefault="004B49D1"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6746A1D4" w14:textId="43EE113F" w:rsidR="00882F7A" w:rsidRDefault="00882F7A"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lastRenderedPageBreak/>
        <w:t>NAVIGATION</w:t>
      </w:r>
      <w:r w:rsidR="006B5BA9">
        <w:rPr>
          <w:rFonts w:eastAsia="Times New Roman" w:cs="Arial"/>
          <w:b/>
          <w:bCs/>
          <w:szCs w:val="20"/>
          <w:lang w:val="en-SG" w:eastAsia="en-GB"/>
        </w:rPr>
        <w:t xml:space="preserve"> SECTION</w:t>
      </w:r>
    </w:p>
    <w:p w14:paraId="279FD91A" w14:textId="77777777" w:rsidR="00616235" w:rsidRDefault="00616235" w:rsidP="00DE574F">
      <w:pPr>
        <w:snapToGrid w:val="0"/>
        <w:spacing w:after="200"/>
        <w:jc w:val="both"/>
        <w:outlineLvl w:val="1"/>
        <w:rPr>
          <w:rFonts w:eastAsia="Times New Roman" w:cs="Arial"/>
          <w:b/>
          <w:bCs/>
          <w:szCs w:val="20"/>
          <w:lang w:val="en-SG" w:eastAsia="en-GB"/>
        </w:rPr>
      </w:pPr>
    </w:p>
    <w:p w14:paraId="7869E136" w14:textId="3D23F5F7" w:rsidR="00882F7A" w:rsidRDefault="00882F7A"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t>Layout</w:t>
      </w:r>
    </w:p>
    <w:p w14:paraId="0A705FEC" w14:textId="386C2A19" w:rsidR="00882F7A" w:rsidRPr="00882F7A" w:rsidRDefault="00E74300"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Very s</w:t>
      </w:r>
      <w:r w:rsidR="00882F7A" w:rsidRPr="00882F7A">
        <w:rPr>
          <w:rFonts w:eastAsia="Times New Roman" w:cs="Arial"/>
          <w:szCs w:val="20"/>
          <w:lang w:val="en-SG" w:eastAsia="en-GB"/>
        </w:rPr>
        <w:t>imple</w:t>
      </w:r>
      <w:r>
        <w:rPr>
          <w:rFonts w:eastAsia="Times New Roman" w:cs="Arial"/>
          <w:szCs w:val="20"/>
          <w:lang w:val="en-SG" w:eastAsia="en-GB"/>
        </w:rPr>
        <w:t xml:space="preserve"> and minimal</w:t>
      </w:r>
    </w:p>
    <w:p w14:paraId="294EB7B1" w14:textId="4AB41CA9" w:rsidR="00882F7A" w:rsidRPr="00882F7A" w:rsidRDefault="00882F7A" w:rsidP="00DE574F">
      <w:pPr>
        <w:snapToGrid w:val="0"/>
        <w:spacing w:after="200"/>
        <w:jc w:val="both"/>
        <w:outlineLvl w:val="1"/>
        <w:rPr>
          <w:rFonts w:eastAsia="Times New Roman" w:cs="Arial"/>
          <w:szCs w:val="20"/>
          <w:lang w:val="en-SG" w:eastAsia="en-GB"/>
        </w:rPr>
      </w:pPr>
      <w:r w:rsidRPr="00882F7A">
        <w:rPr>
          <w:rFonts w:eastAsia="Times New Roman" w:cs="Arial"/>
          <w:szCs w:val="20"/>
          <w:lang w:val="en-SG" w:eastAsia="en-GB"/>
        </w:rPr>
        <w:t>Elegant</w:t>
      </w:r>
    </w:p>
    <w:p w14:paraId="27F509C2" w14:textId="407669DD" w:rsidR="00882F7A" w:rsidRDefault="00776C7D"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Generous</w:t>
      </w:r>
      <w:r w:rsidR="00E74300">
        <w:rPr>
          <w:rFonts w:eastAsia="Times New Roman" w:cs="Arial"/>
          <w:szCs w:val="20"/>
          <w:lang w:val="en-SG" w:eastAsia="en-GB"/>
        </w:rPr>
        <w:t xml:space="preserve"> white space</w:t>
      </w:r>
    </w:p>
    <w:p w14:paraId="3878F8B9" w14:textId="7F6FBBBB" w:rsidR="00E74300" w:rsidRDefault="00E74300" w:rsidP="00DE574F">
      <w:pPr>
        <w:snapToGrid w:val="0"/>
        <w:spacing w:after="200"/>
        <w:jc w:val="both"/>
        <w:rPr>
          <w:rFonts w:eastAsia="Times New Roman" w:cs="Arial"/>
          <w:szCs w:val="20"/>
          <w:lang w:val="en-SG" w:eastAsia="en-GB"/>
        </w:rPr>
      </w:pPr>
      <w:r w:rsidRPr="00882F7A">
        <w:rPr>
          <w:rFonts w:eastAsia="Times New Roman" w:cs="Arial"/>
          <w:szCs w:val="20"/>
          <w:lang w:val="en-SG" w:eastAsia="en-GB"/>
        </w:rPr>
        <w:t>Navigation remains visible</w:t>
      </w:r>
      <w:r>
        <w:rPr>
          <w:rFonts w:eastAsia="Times New Roman" w:cs="Arial"/>
          <w:szCs w:val="20"/>
          <w:lang w:val="en-SG" w:eastAsia="en-GB"/>
        </w:rPr>
        <w:t xml:space="preserve"> as I scroll</w:t>
      </w:r>
    </w:p>
    <w:p w14:paraId="48CC3B3A" w14:textId="77777777" w:rsidR="00882F7A" w:rsidRDefault="00882F7A" w:rsidP="00DE574F">
      <w:pPr>
        <w:snapToGrid w:val="0"/>
        <w:spacing w:after="200"/>
        <w:jc w:val="both"/>
        <w:outlineLvl w:val="1"/>
        <w:rPr>
          <w:rFonts w:eastAsia="Times New Roman" w:cs="Arial"/>
          <w:szCs w:val="20"/>
          <w:lang w:val="en-SG" w:eastAsia="en-GB"/>
        </w:rPr>
      </w:pPr>
    </w:p>
    <w:p w14:paraId="19B00E16" w14:textId="1E9FF8E8" w:rsidR="00882F7A" w:rsidRDefault="00882F7A" w:rsidP="00DE574F">
      <w:pPr>
        <w:snapToGrid w:val="0"/>
        <w:spacing w:after="200"/>
        <w:jc w:val="both"/>
        <w:outlineLvl w:val="1"/>
        <w:rPr>
          <w:rFonts w:eastAsia="Times New Roman" w:cs="Arial"/>
          <w:b/>
          <w:bCs/>
          <w:szCs w:val="20"/>
          <w:lang w:val="en-SG" w:eastAsia="en-GB"/>
        </w:rPr>
      </w:pPr>
      <w:r w:rsidRPr="00882F7A">
        <w:rPr>
          <w:rFonts w:eastAsia="Times New Roman" w:cs="Arial"/>
          <w:b/>
          <w:bCs/>
          <w:szCs w:val="20"/>
          <w:lang w:val="en-SG" w:eastAsia="en-GB"/>
        </w:rPr>
        <w:t>Con</w:t>
      </w:r>
      <w:r>
        <w:rPr>
          <w:rFonts w:eastAsia="Times New Roman" w:cs="Arial"/>
          <w:b/>
          <w:bCs/>
          <w:szCs w:val="20"/>
          <w:lang w:val="en-SG" w:eastAsia="en-GB"/>
        </w:rPr>
        <w:t>tent</w:t>
      </w:r>
    </w:p>
    <w:p w14:paraId="38E5A78F" w14:textId="77777777" w:rsidR="00882F7A" w:rsidRDefault="00882F7A" w:rsidP="00DE574F">
      <w:pPr>
        <w:snapToGrid w:val="0"/>
        <w:spacing w:after="200"/>
        <w:jc w:val="both"/>
        <w:outlineLvl w:val="1"/>
        <w:rPr>
          <w:rFonts w:eastAsia="Times New Roman" w:cs="Arial"/>
          <w:b/>
          <w:bCs/>
          <w:szCs w:val="20"/>
          <w:lang w:val="en-SG" w:eastAsia="en-GB"/>
        </w:rPr>
      </w:pPr>
    </w:p>
    <w:p w14:paraId="5BA4E502" w14:textId="57A4B8A6" w:rsidR="00882F7A" w:rsidRPr="00E74300" w:rsidRDefault="00882F7A" w:rsidP="00DE574F">
      <w:pPr>
        <w:snapToGrid w:val="0"/>
        <w:spacing w:after="200"/>
        <w:jc w:val="both"/>
        <w:outlineLvl w:val="1"/>
        <w:rPr>
          <w:rFonts w:eastAsia="Times New Roman" w:cs="Arial"/>
          <w:szCs w:val="20"/>
          <w:lang w:val="en-SG" w:eastAsia="en-GB"/>
        </w:rPr>
      </w:pPr>
      <w:r w:rsidRPr="00AA30D1">
        <w:rPr>
          <w:rFonts w:eastAsia="Times New Roman" w:cs="Arial"/>
          <w:szCs w:val="20"/>
          <w:highlight w:val="cyan"/>
          <w:lang w:val="en-SG" w:eastAsia="en-GB"/>
          <w:rPrChange w:id="0" w:author="Nicholas Zaklama" w:date="2026-06-07T19:06:00Z" w16du:dateUtc="2026-06-07T11:06:00Z">
            <w:rPr>
              <w:rFonts w:eastAsia="Times New Roman" w:cs="Arial"/>
              <w:szCs w:val="20"/>
              <w:lang w:val="en-SG" w:eastAsia="en-GB"/>
            </w:rPr>
          </w:rPrChange>
        </w:rPr>
        <w:t>LOGO</w:t>
      </w:r>
      <w:r w:rsidRPr="00AA30D1">
        <w:rPr>
          <w:rFonts w:eastAsia="Times New Roman" w:cs="Arial"/>
          <w:szCs w:val="20"/>
          <w:highlight w:val="cyan"/>
          <w:lang w:val="en-SG" w:eastAsia="en-GB"/>
          <w:rPrChange w:id="1" w:author="Nicholas Zaklama" w:date="2026-06-07T19:06:00Z" w16du:dateUtc="2026-06-07T11:06:00Z">
            <w:rPr>
              <w:rFonts w:eastAsia="Times New Roman" w:cs="Arial"/>
              <w:szCs w:val="20"/>
              <w:lang w:val="en-SG" w:eastAsia="en-GB"/>
            </w:rPr>
          </w:rPrChange>
        </w:rPr>
        <w:tab/>
      </w:r>
      <w:r w:rsidRPr="00AA30D1">
        <w:rPr>
          <w:rFonts w:eastAsia="Times New Roman" w:cs="Arial"/>
          <w:szCs w:val="20"/>
          <w:highlight w:val="cyan"/>
          <w:lang w:val="en-SG" w:eastAsia="en-GB"/>
          <w:rPrChange w:id="2" w:author="Nicholas Zaklama" w:date="2026-06-07T19:06:00Z" w16du:dateUtc="2026-06-07T11:06:00Z">
            <w:rPr>
              <w:rFonts w:eastAsia="Times New Roman" w:cs="Arial"/>
              <w:szCs w:val="20"/>
              <w:lang w:val="en-SG" w:eastAsia="en-GB"/>
            </w:rPr>
          </w:rPrChange>
        </w:rPr>
        <w:tab/>
      </w:r>
      <w:del w:id="3" w:author="Nicholas Zaklama" w:date="2026-06-07T17:26:00Z" w16du:dateUtc="2026-06-07T09:26:00Z">
        <w:r w:rsidRPr="00AA30D1" w:rsidDel="00302C62">
          <w:rPr>
            <w:rFonts w:eastAsia="Times New Roman" w:cs="Arial"/>
            <w:szCs w:val="20"/>
            <w:highlight w:val="cyan"/>
            <w:lang w:val="en-SG" w:eastAsia="en-GB"/>
            <w:rPrChange w:id="4" w:author="Nicholas Zaklama" w:date="2026-06-07T19:06:00Z" w16du:dateUtc="2026-06-07T11:06:00Z">
              <w:rPr>
                <w:rFonts w:eastAsia="Times New Roman" w:cs="Arial"/>
                <w:szCs w:val="20"/>
                <w:lang w:val="en-SG" w:eastAsia="en-GB"/>
              </w:rPr>
            </w:rPrChange>
          </w:rPr>
          <w:delText>About | Experience | Approach | Contact</w:delText>
        </w:r>
      </w:del>
      <w:ins w:id="5" w:author="Nicholas Zaklama" w:date="2026-06-07T17:26:00Z" w16du:dateUtc="2026-06-07T09:26:00Z">
        <w:r w:rsidR="00302C62" w:rsidRPr="00AA30D1">
          <w:rPr>
            <w:rFonts w:eastAsia="Times New Roman" w:cs="Arial"/>
            <w:szCs w:val="20"/>
            <w:highlight w:val="cyan"/>
            <w:lang w:val="en-SG" w:eastAsia="en-GB"/>
            <w:rPrChange w:id="6" w:author="Nicholas Zaklama" w:date="2026-06-07T19:06:00Z" w16du:dateUtc="2026-06-07T11:06:00Z">
              <w:rPr>
                <w:rFonts w:eastAsia="Times New Roman" w:cs="Arial"/>
                <w:szCs w:val="20"/>
                <w:lang w:val="en-SG" w:eastAsia="en-GB"/>
              </w:rPr>
            </w:rPrChange>
          </w:rPr>
          <w:t xml:space="preserve"> About | Approach | Experience | Contact</w:t>
        </w:r>
      </w:ins>
    </w:p>
    <w:p w14:paraId="46BB2608" w14:textId="77777777" w:rsidR="00882F7A" w:rsidRDefault="00882F7A"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1004B319" w14:textId="0730B556" w:rsidR="000B4AF2" w:rsidRDefault="000B4AF2"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lastRenderedPageBreak/>
        <w:t xml:space="preserve">HERO </w:t>
      </w:r>
      <w:r w:rsidR="006B5BA9">
        <w:rPr>
          <w:rFonts w:eastAsia="Times New Roman" w:cs="Arial"/>
          <w:b/>
          <w:bCs/>
          <w:szCs w:val="20"/>
          <w:lang w:val="en-SG" w:eastAsia="en-GB"/>
        </w:rPr>
        <w:t>SECTION</w:t>
      </w:r>
    </w:p>
    <w:p w14:paraId="7CE751B3" w14:textId="77777777" w:rsidR="000B4AF2" w:rsidRDefault="000B4AF2" w:rsidP="00DE574F">
      <w:pPr>
        <w:snapToGrid w:val="0"/>
        <w:spacing w:after="200"/>
        <w:jc w:val="both"/>
        <w:outlineLvl w:val="1"/>
        <w:rPr>
          <w:rFonts w:eastAsia="Times New Roman" w:cs="Arial"/>
          <w:b/>
          <w:bCs/>
          <w:szCs w:val="20"/>
          <w:lang w:val="en-SG" w:eastAsia="en-GB"/>
        </w:rPr>
      </w:pPr>
    </w:p>
    <w:p w14:paraId="754DFD7A" w14:textId="1F578DCA" w:rsidR="00882F7A" w:rsidRPr="00882F7A" w:rsidRDefault="00882F7A" w:rsidP="00DE574F">
      <w:pPr>
        <w:snapToGrid w:val="0"/>
        <w:spacing w:after="200"/>
        <w:jc w:val="both"/>
        <w:outlineLvl w:val="1"/>
        <w:rPr>
          <w:rFonts w:eastAsia="Times New Roman" w:cs="Arial"/>
          <w:b/>
          <w:bCs/>
          <w:szCs w:val="20"/>
          <w:lang w:val="en-SG" w:eastAsia="en-GB"/>
        </w:rPr>
      </w:pPr>
      <w:r w:rsidRPr="00882F7A">
        <w:rPr>
          <w:rFonts w:eastAsia="Times New Roman" w:cs="Arial"/>
          <w:b/>
          <w:bCs/>
          <w:szCs w:val="20"/>
          <w:lang w:val="en-SG" w:eastAsia="en-GB"/>
        </w:rPr>
        <w:t>Layout</w:t>
      </w:r>
    </w:p>
    <w:p w14:paraId="0612CDF8" w14:textId="3ACCE4E5" w:rsidR="007A15B1" w:rsidRDefault="007A15B1" w:rsidP="00772142">
      <w:pPr>
        <w:tabs>
          <w:tab w:val="right" w:pos="10199"/>
        </w:tabs>
        <w:snapToGrid w:val="0"/>
        <w:spacing w:after="200"/>
        <w:jc w:val="both"/>
        <w:rPr>
          <w:rFonts w:eastAsia="Times New Roman" w:cs="Arial"/>
          <w:szCs w:val="20"/>
          <w:lang w:val="en-SG" w:eastAsia="en-GB"/>
        </w:rPr>
      </w:pPr>
      <w:r w:rsidRPr="007A15B1">
        <w:rPr>
          <w:rFonts w:eastAsia="Times New Roman" w:cs="Arial"/>
          <w:szCs w:val="20"/>
          <w:lang w:val="en-SG" w:eastAsia="en-GB"/>
        </w:rPr>
        <w:t>50:50 balance of contrasting white and dark spaces (this is what concept 1 does and what drew me to it</w:t>
      </w:r>
      <w:r w:rsidR="00772142">
        <w:rPr>
          <w:rFonts w:eastAsia="Times New Roman" w:cs="Arial"/>
          <w:szCs w:val="20"/>
          <w:lang w:val="en-SG" w:eastAsia="en-GB"/>
        </w:rPr>
        <w:t>) - this</w:t>
      </w:r>
      <w:r w:rsidR="00772142" w:rsidRPr="00772142">
        <w:rPr>
          <w:rFonts w:eastAsia="Times New Roman" w:cs="Arial"/>
          <w:szCs w:val="20"/>
          <w:lang w:val="en-SG" w:eastAsia="en-GB"/>
        </w:rPr>
        <w:t xml:space="preserve"> is primarily a </w:t>
      </w:r>
      <w:r w:rsidR="00772142" w:rsidRPr="00772142">
        <w:rPr>
          <w:rFonts w:eastAsia="Times New Roman" w:cs="Arial"/>
          <w:i/>
          <w:iCs/>
          <w:szCs w:val="20"/>
          <w:lang w:val="en-SG" w:eastAsia="en-GB"/>
        </w:rPr>
        <w:t>Hero</w:t>
      </w:r>
      <w:r w:rsidR="00772142">
        <w:rPr>
          <w:rFonts w:eastAsia="Times New Roman" w:cs="Arial"/>
          <w:szCs w:val="20"/>
          <w:lang w:val="en-SG" w:eastAsia="en-GB"/>
        </w:rPr>
        <w:t xml:space="preserve"> </w:t>
      </w:r>
      <w:r w:rsidR="00772142" w:rsidRPr="00772142">
        <w:rPr>
          <w:rFonts w:eastAsia="Times New Roman" w:cs="Arial"/>
          <w:szCs w:val="20"/>
          <w:lang w:val="en-SG" w:eastAsia="en-GB"/>
        </w:rPr>
        <w:t>section concept and is not intended to dictate the visual balance of the remainder of the site</w:t>
      </w:r>
    </w:p>
    <w:p w14:paraId="53109A66" w14:textId="76CF3435" w:rsidR="000B4AF2" w:rsidRDefault="000B4AF2" w:rsidP="00DE574F">
      <w:pPr>
        <w:snapToGrid w:val="0"/>
        <w:spacing w:after="200"/>
        <w:jc w:val="both"/>
        <w:rPr>
          <w:rFonts w:eastAsia="Times New Roman" w:cs="Arial"/>
          <w:szCs w:val="20"/>
          <w:lang w:val="en-SG" w:eastAsia="en-GB"/>
        </w:rPr>
      </w:pPr>
      <w:r w:rsidRPr="000B4AF2">
        <w:rPr>
          <w:rFonts w:eastAsia="Times New Roman" w:cs="Arial"/>
          <w:szCs w:val="20"/>
          <w:lang w:val="en-SG" w:eastAsia="en-GB"/>
        </w:rPr>
        <w:t>White space should be generous and intentional</w:t>
      </w:r>
    </w:p>
    <w:p w14:paraId="06060012" w14:textId="07B1ED9D" w:rsidR="000B4AF2" w:rsidRPr="000B4AF2" w:rsidRDefault="000B4AF2" w:rsidP="00DE574F">
      <w:pPr>
        <w:snapToGrid w:val="0"/>
        <w:spacing w:after="200"/>
        <w:jc w:val="both"/>
        <w:rPr>
          <w:rFonts w:eastAsia="Times New Roman" w:cs="Arial"/>
          <w:szCs w:val="20"/>
          <w:lang w:val="en-SG" w:eastAsia="en-GB"/>
        </w:rPr>
      </w:pPr>
      <w:r w:rsidRPr="000B4AF2">
        <w:rPr>
          <w:rFonts w:eastAsia="Times New Roman" w:cs="Arial"/>
          <w:szCs w:val="20"/>
          <w:lang w:val="en-SG" w:eastAsia="en-GB"/>
        </w:rPr>
        <w:t>The headline should be the dominant visual element</w:t>
      </w:r>
    </w:p>
    <w:p w14:paraId="47CE9365" w14:textId="28E42DD7" w:rsidR="000B4AF2" w:rsidRDefault="000B4AF2" w:rsidP="00DE574F">
      <w:pPr>
        <w:snapToGrid w:val="0"/>
        <w:spacing w:after="200"/>
        <w:jc w:val="both"/>
        <w:rPr>
          <w:rFonts w:eastAsia="Times New Roman" w:cs="Arial"/>
          <w:szCs w:val="20"/>
          <w:lang w:val="en-SG" w:eastAsia="en-GB"/>
        </w:rPr>
      </w:pPr>
      <w:r w:rsidRPr="000B4AF2">
        <w:rPr>
          <w:rFonts w:eastAsia="Times New Roman" w:cs="Arial"/>
          <w:szCs w:val="20"/>
          <w:lang w:val="en-SG" w:eastAsia="en-GB"/>
        </w:rPr>
        <w:t>The eye should naturally move from the headline to the supporting description and then to the call to action</w:t>
      </w:r>
      <w:r w:rsidR="0050583A">
        <w:rPr>
          <w:rFonts w:eastAsia="Times New Roman" w:cs="Arial"/>
          <w:szCs w:val="20"/>
          <w:lang w:val="en-SG" w:eastAsia="en-GB"/>
        </w:rPr>
        <w:t xml:space="preserve"> (</w:t>
      </w:r>
      <w:r w:rsidR="0050583A" w:rsidRPr="0050583A">
        <w:rPr>
          <w:rFonts w:eastAsia="Times New Roman" w:cs="Arial"/>
          <w:b/>
          <w:bCs/>
          <w:szCs w:val="20"/>
          <w:lang w:val="en-SG" w:eastAsia="en-GB"/>
        </w:rPr>
        <w:t>CTA</w:t>
      </w:r>
      <w:r w:rsidR="0050583A">
        <w:rPr>
          <w:rFonts w:eastAsia="Times New Roman" w:cs="Arial"/>
          <w:szCs w:val="20"/>
          <w:lang w:val="en-SG" w:eastAsia="en-GB"/>
        </w:rPr>
        <w:t>)</w:t>
      </w:r>
    </w:p>
    <w:p w14:paraId="02F0AEC7" w14:textId="78D8BF45" w:rsidR="004E49A3" w:rsidRDefault="007A15B1" w:rsidP="00DE574F">
      <w:pPr>
        <w:snapToGrid w:val="0"/>
        <w:spacing w:after="200"/>
        <w:jc w:val="both"/>
        <w:rPr>
          <w:rFonts w:eastAsia="Times New Roman" w:cs="Arial"/>
          <w:szCs w:val="20"/>
          <w:lang w:val="en-SG" w:eastAsia="en-GB"/>
        </w:rPr>
      </w:pPr>
      <w:r w:rsidRPr="007A15B1">
        <w:rPr>
          <w:rFonts w:eastAsia="Times New Roman" w:cs="Arial"/>
          <w:szCs w:val="20"/>
          <w:lang w:val="en-SG" w:eastAsia="en-GB"/>
        </w:rPr>
        <w:t>Text should sit within a controlled-width content area and be supported by generous whitespace</w:t>
      </w:r>
    </w:p>
    <w:p w14:paraId="51453F78" w14:textId="77777777" w:rsidR="007A15B1" w:rsidRDefault="007A15B1" w:rsidP="00DE574F">
      <w:pPr>
        <w:snapToGrid w:val="0"/>
        <w:spacing w:after="200"/>
        <w:jc w:val="both"/>
        <w:rPr>
          <w:rFonts w:cs="Arial"/>
          <w:szCs w:val="20"/>
        </w:rPr>
      </w:pPr>
    </w:p>
    <w:p w14:paraId="1B28C46E" w14:textId="5AF9851D" w:rsidR="009D142A" w:rsidRPr="009D142A" w:rsidRDefault="009D142A" w:rsidP="009D142A">
      <w:pPr>
        <w:snapToGrid w:val="0"/>
        <w:spacing w:after="200"/>
        <w:jc w:val="both"/>
        <w:rPr>
          <w:rFonts w:cs="Arial"/>
          <w:b/>
          <w:bCs/>
          <w:szCs w:val="20"/>
        </w:rPr>
      </w:pPr>
      <w:r w:rsidRPr="009D142A">
        <w:rPr>
          <w:rFonts w:cs="Arial"/>
          <w:b/>
          <w:bCs/>
          <w:szCs w:val="20"/>
        </w:rPr>
        <w:t>Imagery directio</w:t>
      </w:r>
      <w:r>
        <w:rPr>
          <w:rFonts w:cs="Arial"/>
          <w:b/>
          <w:bCs/>
          <w:szCs w:val="20"/>
        </w:rPr>
        <w:t xml:space="preserve">n </w:t>
      </w:r>
      <w:r>
        <w:rPr>
          <w:rFonts w:eastAsia="Times New Roman" w:cs="Arial"/>
          <w:b/>
          <w:bCs/>
          <w:szCs w:val="20"/>
          <w:highlight w:val="yellow"/>
          <w:lang w:val="en-SG" w:eastAsia="en-GB"/>
        </w:rPr>
        <w:t>[No</w:t>
      </w:r>
      <w:r w:rsidRPr="000B4AF2">
        <w:rPr>
          <w:rFonts w:eastAsia="Times New Roman" w:cs="Arial"/>
          <w:b/>
          <w:bCs/>
          <w:szCs w:val="20"/>
          <w:highlight w:val="yellow"/>
          <w:lang w:val="en-SG" w:eastAsia="en-GB"/>
        </w:rPr>
        <w:t>te: This is where I am particularly weak and need help. I cannot seem to locate images that work!]</w:t>
      </w:r>
    </w:p>
    <w:p w14:paraId="73223D71" w14:textId="4B9E043D" w:rsidR="009D142A" w:rsidRPr="009D142A" w:rsidRDefault="009D142A" w:rsidP="009D142A">
      <w:pPr>
        <w:snapToGrid w:val="0"/>
        <w:spacing w:after="200"/>
        <w:jc w:val="both"/>
        <w:rPr>
          <w:rFonts w:cs="Arial"/>
          <w:szCs w:val="20"/>
        </w:rPr>
      </w:pPr>
      <w:r w:rsidRPr="009D142A">
        <w:rPr>
          <w:rFonts w:cs="Arial"/>
          <w:szCs w:val="20"/>
        </w:rPr>
        <w:t>Aviation should remain a visible part of the visual identit</w:t>
      </w:r>
      <w:r>
        <w:rPr>
          <w:rFonts w:cs="Arial"/>
          <w:szCs w:val="20"/>
        </w:rPr>
        <w:t xml:space="preserve">y but </w:t>
      </w:r>
      <w:r w:rsidRPr="009D142A">
        <w:rPr>
          <w:rFonts w:cs="Arial"/>
          <w:szCs w:val="20"/>
        </w:rPr>
        <w:t>imagery should be selected for its contribution to the narrative rather than simply because it is aviation-related.</w:t>
      </w:r>
    </w:p>
    <w:p w14:paraId="132AEC17" w14:textId="3AC3102A" w:rsidR="009D142A" w:rsidRPr="009D142A" w:rsidRDefault="009D142A" w:rsidP="009D142A">
      <w:pPr>
        <w:snapToGrid w:val="0"/>
        <w:spacing w:after="200"/>
        <w:jc w:val="both"/>
        <w:rPr>
          <w:rFonts w:cs="Arial"/>
          <w:szCs w:val="20"/>
        </w:rPr>
      </w:pPr>
      <w:r w:rsidRPr="009D142A">
        <w:rPr>
          <w:rFonts w:cs="Arial"/>
          <w:szCs w:val="20"/>
        </w:rPr>
        <w:t>Preference should be given to imagery that reinforces themes of direction, momentum, pathways, integration, scale or movement</w:t>
      </w:r>
    </w:p>
    <w:p w14:paraId="2A5CED2D" w14:textId="684FDF24" w:rsidR="009D142A" w:rsidRPr="009D142A" w:rsidRDefault="009D142A" w:rsidP="009D142A">
      <w:pPr>
        <w:snapToGrid w:val="0"/>
        <w:spacing w:after="200"/>
        <w:jc w:val="both"/>
        <w:rPr>
          <w:rFonts w:cs="Arial"/>
          <w:szCs w:val="20"/>
        </w:rPr>
      </w:pPr>
      <w:r w:rsidRPr="009D142A">
        <w:rPr>
          <w:rFonts w:cs="Arial"/>
          <w:szCs w:val="20"/>
        </w:rPr>
        <w:t>Aviation imagery should feel restrained and integrated into the overall composition rather than functioning as a standalone photograph.</w:t>
      </w:r>
    </w:p>
    <w:p w14:paraId="7B643F01" w14:textId="4A03A63F" w:rsidR="009D142A" w:rsidRDefault="009D142A" w:rsidP="009D142A">
      <w:pPr>
        <w:snapToGrid w:val="0"/>
        <w:spacing w:after="200"/>
        <w:jc w:val="both"/>
        <w:rPr>
          <w:rFonts w:cs="Arial"/>
          <w:szCs w:val="20"/>
        </w:rPr>
      </w:pPr>
      <w:r w:rsidRPr="009D142A">
        <w:rPr>
          <w:rFonts w:cs="Arial"/>
          <w:szCs w:val="20"/>
        </w:rPr>
        <w:t>Avoid generic aviation stock photography, airport terminal imagery, passengers, pilots, aircraft nose close-ups and other imagery that serves only as an industry reference.</w:t>
      </w:r>
    </w:p>
    <w:p w14:paraId="4783B452" w14:textId="77777777" w:rsidR="009D142A" w:rsidRDefault="009D142A" w:rsidP="00DE574F">
      <w:pPr>
        <w:snapToGrid w:val="0"/>
        <w:spacing w:after="200"/>
        <w:jc w:val="both"/>
        <w:rPr>
          <w:rFonts w:cs="Arial"/>
          <w:szCs w:val="20"/>
        </w:rPr>
      </w:pPr>
    </w:p>
    <w:p w14:paraId="636DD128" w14:textId="3D899BB9" w:rsidR="000B4AF2" w:rsidRDefault="00882F7A" w:rsidP="00DE574F">
      <w:pPr>
        <w:snapToGrid w:val="0"/>
        <w:spacing w:after="200"/>
        <w:jc w:val="both"/>
        <w:outlineLvl w:val="1"/>
        <w:rPr>
          <w:rFonts w:eastAsia="Times New Roman" w:cs="Arial"/>
          <w:b/>
          <w:bCs/>
          <w:szCs w:val="20"/>
          <w:lang w:val="en-SG" w:eastAsia="en-GB"/>
        </w:rPr>
      </w:pPr>
      <w:r w:rsidRPr="00882F7A">
        <w:rPr>
          <w:rFonts w:eastAsia="Times New Roman" w:cs="Arial"/>
          <w:b/>
          <w:bCs/>
          <w:szCs w:val="20"/>
          <w:lang w:val="en-SG" w:eastAsia="en-GB"/>
        </w:rPr>
        <w:t>Con</w:t>
      </w:r>
      <w:r>
        <w:rPr>
          <w:rFonts w:eastAsia="Times New Roman" w:cs="Arial"/>
          <w:b/>
          <w:bCs/>
          <w:szCs w:val="20"/>
          <w:lang w:val="en-SG" w:eastAsia="en-GB"/>
        </w:rPr>
        <w:t>tent</w:t>
      </w:r>
    </w:p>
    <w:p w14:paraId="352EA42C" w14:textId="01AEFCCD" w:rsidR="000B4AF2" w:rsidRPr="000B4AF2" w:rsidRDefault="000B4AF2" w:rsidP="00DE574F">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Eyebrow /</w:t>
      </w:r>
      <w:r>
        <w:rPr>
          <w:rFonts w:eastAsia="Times New Roman" w:cs="Arial"/>
          <w:i/>
          <w:iCs/>
          <w:szCs w:val="20"/>
          <w:lang w:val="en-SG" w:eastAsia="en-GB"/>
        </w:rPr>
        <w:t>i</w:t>
      </w:r>
      <w:r w:rsidRPr="000B4AF2">
        <w:rPr>
          <w:rFonts w:eastAsia="Times New Roman" w:cs="Arial"/>
          <w:i/>
          <w:iCs/>
          <w:szCs w:val="20"/>
          <w:lang w:val="en-SG" w:eastAsia="en-GB"/>
        </w:rPr>
        <w:t xml:space="preserve">ntroductory </w:t>
      </w:r>
      <w:r>
        <w:rPr>
          <w:rFonts w:eastAsia="Times New Roman" w:cs="Arial"/>
          <w:i/>
          <w:iCs/>
          <w:szCs w:val="20"/>
          <w:lang w:val="en-SG" w:eastAsia="en-GB"/>
        </w:rPr>
        <w:t>l</w:t>
      </w:r>
      <w:r w:rsidRPr="000B4AF2">
        <w:rPr>
          <w:rFonts w:eastAsia="Times New Roman" w:cs="Arial"/>
          <w:i/>
          <w:iCs/>
          <w:szCs w:val="20"/>
          <w:lang w:val="en-SG" w:eastAsia="en-GB"/>
        </w:rPr>
        <w:t>ine</w:t>
      </w:r>
    </w:p>
    <w:p w14:paraId="595CF63D" w14:textId="77777777"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Trusted partner to leadership teams</w:t>
      </w:r>
    </w:p>
    <w:p w14:paraId="5E5F5C39" w14:textId="77777777" w:rsidR="000B4AF2" w:rsidRDefault="000B4AF2" w:rsidP="00DE574F">
      <w:pPr>
        <w:snapToGrid w:val="0"/>
        <w:spacing w:after="200"/>
        <w:jc w:val="both"/>
        <w:outlineLvl w:val="1"/>
        <w:rPr>
          <w:rFonts w:eastAsia="Times New Roman" w:cs="Arial"/>
          <w:b/>
          <w:bCs/>
          <w:szCs w:val="20"/>
          <w:lang w:val="en-SG" w:eastAsia="en-GB"/>
        </w:rPr>
      </w:pPr>
    </w:p>
    <w:p w14:paraId="3A96C018" w14:textId="77777777" w:rsidR="0050583A" w:rsidRDefault="0050583A"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Notes:</w:t>
      </w:r>
    </w:p>
    <w:p w14:paraId="4473068C" w14:textId="3C559736"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Relationship and positioning</w:t>
      </w:r>
    </w:p>
    <w:p w14:paraId="0BCEF836" w14:textId="1900A70F"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Visually understated and secondary to the headline</w:t>
      </w:r>
    </w:p>
    <w:p w14:paraId="1B2144B6" w14:textId="61A54D3C" w:rsidR="000B4AF2" w:rsidRPr="000B4AF2" w:rsidRDefault="000B4AF2" w:rsidP="00DE574F">
      <w:pPr>
        <w:snapToGrid w:val="0"/>
        <w:spacing w:after="200"/>
        <w:jc w:val="both"/>
        <w:outlineLvl w:val="1"/>
        <w:rPr>
          <w:rFonts w:eastAsia="Times New Roman" w:cs="Arial"/>
          <w:b/>
          <w:bCs/>
          <w:szCs w:val="20"/>
          <w:lang w:val="en-SG" w:eastAsia="en-GB"/>
        </w:rPr>
      </w:pPr>
    </w:p>
    <w:p w14:paraId="02BA51D2" w14:textId="6ABC88F6" w:rsidR="000B4AF2" w:rsidRPr="000B4AF2" w:rsidRDefault="000B4AF2" w:rsidP="00DE574F">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Headline</w:t>
      </w:r>
    </w:p>
    <w:p w14:paraId="40E1A61A" w14:textId="1D90F115"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Shaping vision into value</w:t>
      </w:r>
    </w:p>
    <w:p w14:paraId="2BAE11DC" w14:textId="77777777" w:rsidR="000B4AF2" w:rsidRPr="000B4AF2" w:rsidRDefault="000B4AF2" w:rsidP="00DE574F">
      <w:pPr>
        <w:snapToGrid w:val="0"/>
        <w:spacing w:after="200"/>
        <w:jc w:val="both"/>
        <w:outlineLvl w:val="1"/>
        <w:rPr>
          <w:rFonts w:eastAsia="Times New Roman" w:cs="Arial"/>
          <w:b/>
          <w:bCs/>
          <w:szCs w:val="20"/>
          <w:lang w:val="en-SG" w:eastAsia="en-GB"/>
        </w:rPr>
      </w:pPr>
    </w:p>
    <w:p w14:paraId="12F0B22E" w14:textId="77777777" w:rsidR="0050583A" w:rsidRDefault="0050583A"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Notes:</w:t>
      </w:r>
    </w:p>
    <w:p w14:paraId="41FC93D1" w14:textId="213BEC9B"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Primary message and visual focal point of the page</w:t>
      </w:r>
    </w:p>
    <w:p w14:paraId="11BF9ED5" w14:textId="6E84F35B"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Confident, sophisticated and restrained</w:t>
      </w:r>
    </w:p>
    <w:p w14:paraId="599F4228" w14:textId="77777777" w:rsidR="000B4AF2" w:rsidRPr="000B4AF2" w:rsidRDefault="000B4AF2" w:rsidP="00DE574F">
      <w:pPr>
        <w:snapToGrid w:val="0"/>
        <w:spacing w:after="200"/>
        <w:jc w:val="both"/>
        <w:outlineLvl w:val="1"/>
        <w:rPr>
          <w:rFonts w:eastAsia="Times New Roman" w:cs="Arial"/>
          <w:b/>
          <w:bCs/>
          <w:szCs w:val="20"/>
          <w:lang w:val="en-SG" w:eastAsia="en-GB"/>
        </w:rPr>
      </w:pPr>
    </w:p>
    <w:p w14:paraId="0906D866" w14:textId="4FDD7C08" w:rsidR="000B4AF2" w:rsidRPr="007A15B1" w:rsidRDefault="000B4AF2" w:rsidP="00DE574F">
      <w:pPr>
        <w:snapToGrid w:val="0"/>
        <w:spacing w:after="200"/>
        <w:jc w:val="both"/>
        <w:outlineLvl w:val="1"/>
        <w:rPr>
          <w:rFonts w:eastAsia="Times New Roman" w:cs="Arial"/>
          <w:i/>
          <w:iCs/>
          <w:szCs w:val="20"/>
          <w:lang w:val="en-SG" w:eastAsia="en-GB"/>
        </w:rPr>
      </w:pPr>
      <w:r w:rsidRPr="007A15B1">
        <w:rPr>
          <w:rFonts w:eastAsia="Times New Roman" w:cs="Arial"/>
          <w:i/>
          <w:iCs/>
          <w:szCs w:val="20"/>
          <w:lang w:val="en-SG" w:eastAsia="en-GB"/>
        </w:rPr>
        <w:t>Supporting description</w:t>
      </w:r>
    </w:p>
    <w:p w14:paraId="66A87654" w14:textId="197814E3"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Guiding strategic transactions, restructurings and operational improvement across the aviation sector</w:t>
      </w:r>
    </w:p>
    <w:p w14:paraId="67D053F9" w14:textId="77777777" w:rsidR="000B4AF2" w:rsidRPr="000B4AF2" w:rsidRDefault="000B4AF2" w:rsidP="00DE574F">
      <w:pPr>
        <w:snapToGrid w:val="0"/>
        <w:spacing w:after="200"/>
        <w:jc w:val="both"/>
        <w:outlineLvl w:val="1"/>
        <w:rPr>
          <w:rFonts w:eastAsia="Times New Roman" w:cs="Arial"/>
          <w:b/>
          <w:bCs/>
          <w:szCs w:val="20"/>
          <w:lang w:val="en-SG" w:eastAsia="en-GB"/>
        </w:rPr>
      </w:pPr>
    </w:p>
    <w:p w14:paraId="2DC14720" w14:textId="011342BB"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Context and scope</w:t>
      </w:r>
    </w:p>
    <w:p w14:paraId="22E9FCAB" w14:textId="4F0079CE"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Provides practical context without becoming a list of services or repeating the headline</w:t>
      </w:r>
    </w:p>
    <w:p w14:paraId="64A36C32" w14:textId="77777777" w:rsidR="000B4AF2" w:rsidRDefault="000B4AF2" w:rsidP="00DE574F">
      <w:pPr>
        <w:snapToGrid w:val="0"/>
        <w:spacing w:after="200"/>
        <w:jc w:val="both"/>
        <w:outlineLvl w:val="1"/>
        <w:rPr>
          <w:rFonts w:eastAsia="Times New Roman" w:cs="Arial"/>
          <w:b/>
          <w:bCs/>
          <w:szCs w:val="20"/>
          <w:lang w:val="en-SG" w:eastAsia="en-GB"/>
        </w:rPr>
      </w:pPr>
    </w:p>
    <w:p w14:paraId="2E13AEBC" w14:textId="77777777" w:rsidR="007A15B1" w:rsidRPr="007A15B1" w:rsidRDefault="007A15B1" w:rsidP="00DE574F">
      <w:pPr>
        <w:snapToGrid w:val="0"/>
        <w:spacing w:after="200"/>
        <w:jc w:val="both"/>
        <w:outlineLvl w:val="1"/>
        <w:rPr>
          <w:rFonts w:eastAsia="Times New Roman" w:cs="Arial"/>
          <w:i/>
          <w:iCs/>
          <w:szCs w:val="20"/>
          <w:lang w:val="en-SG" w:eastAsia="en-GB"/>
        </w:rPr>
      </w:pPr>
      <w:r w:rsidRPr="007A15B1">
        <w:rPr>
          <w:rFonts w:eastAsia="Times New Roman" w:cs="Arial"/>
          <w:i/>
          <w:iCs/>
          <w:szCs w:val="20"/>
          <w:lang w:val="en-SG" w:eastAsia="en-GB"/>
        </w:rPr>
        <w:t>CTA</w:t>
      </w:r>
    </w:p>
    <w:p w14:paraId="02062A4B" w14:textId="15F7E5B3" w:rsidR="007A15B1" w:rsidRPr="007A15B1" w:rsidRDefault="007A15B1" w:rsidP="00DE574F">
      <w:pPr>
        <w:snapToGrid w:val="0"/>
        <w:spacing w:after="200"/>
        <w:jc w:val="both"/>
        <w:outlineLvl w:val="1"/>
        <w:rPr>
          <w:rFonts w:eastAsia="Times New Roman" w:cs="Arial"/>
          <w:b/>
          <w:bCs/>
          <w:i/>
          <w:iCs/>
          <w:szCs w:val="20"/>
          <w:lang w:val="en-SG" w:eastAsia="en-GB"/>
        </w:rPr>
      </w:pPr>
      <w:r w:rsidRPr="007A15B1">
        <w:rPr>
          <w:rFonts w:eastAsia="Times New Roman" w:cs="Arial"/>
          <w:szCs w:val="20"/>
          <w:lang w:val="en-SG" w:eastAsia="en-GB"/>
        </w:rPr>
        <w:t>Experience</w:t>
      </w:r>
    </w:p>
    <w:p w14:paraId="75810112" w14:textId="77777777" w:rsidR="00EC654F" w:rsidRDefault="00EC654F"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644C591A" w14:textId="4DE8C2AB" w:rsidR="000B4AF2" w:rsidRPr="000B4AF2" w:rsidRDefault="000B4AF2" w:rsidP="00DE574F">
      <w:pPr>
        <w:snapToGrid w:val="0"/>
        <w:spacing w:after="200"/>
        <w:jc w:val="both"/>
        <w:outlineLvl w:val="1"/>
        <w:rPr>
          <w:rFonts w:eastAsia="Times New Roman" w:cs="Arial"/>
          <w:b/>
          <w:bCs/>
          <w:szCs w:val="20"/>
          <w:lang w:val="en-SG" w:eastAsia="en-GB"/>
        </w:rPr>
      </w:pPr>
      <w:r w:rsidRPr="000B4AF2">
        <w:rPr>
          <w:rFonts w:eastAsia="Times New Roman" w:cs="Arial"/>
          <w:b/>
          <w:bCs/>
          <w:szCs w:val="20"/>
          <w:lang w:val="en-SG" w:eastAsia="en-GB"/>
        </w:rPr>
        <w:lastRenderedPageBreak/>
        <w:t>Design intent</w:t>
      </w:r>
    </w:p>
    <w:p w14:paraId="6003267E" w14:textId="77777777" w:rsidR="000B4AF2" w:rsidRPr="000B4AF2" w:rsidRDefault="000B4AF2" w:rsidP="00DE574F">
      <w:pPr>
        <w:snapToGrid w:val="0"/>
        <w:spacing w:after="200"/>
        <w:jc w:val="both"/>
        <w:outlineLvl w:val="1"/>
        <w:rPr>
          <w:rFonts w:eastAsia="Times New Roman" w:cs="Arial"/>
          <w:b/>
          <w:bCs/>
          <w:szCs w:val="20"/>
          <w:lang w:val="en-SG" w:eastAsia="en-GB"/>
        </w:rPr>
      </w:pPr>
    </w:p>
    <w:p w14:paraId="7A10E11F" w14:textId="77777777" w:rsidR="007D78D1" w:rsidRPr="000B4AF2" w:rsidRDefault="007D78D1" w:rsidP="007D78D1">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Eyebrow /</w:t>
      </w:r>
      <w:r>
        <w:rPr>
          <w:rFonts w:eastAsia="Times New Roman" w:cs="Arial"/>
          <w:i/>
          <w:iCs/>
          <w:szCs w:val="20"/>
          <w:lang w:val="en-SG" w:eastAsia="en-GB"/>
        </w:rPr>
        <w:t>i</w:t>
      </w:r>
      <w:r w:rsidRPr="000B4AF2">
        <w:rPr>
          <w:rFonts w:eastAsia="Times New Roman" w:cs="Arial"/>
          <w:i/>
          <w:iCs/>
          <w:szCs w:val="20"/>
          <w:lang w:val="en-SG" w:eastAsia="en-GB"/>
        </w:rPr>
        <w:t xml:space="preserve">ntroductory </w:t>
      </w:r>
      <w:r>
        <w:rPr>
          <w:rFonts w:eastAsia="Times New Roman" w:cs="Arial"/>
          <w:i/>
          <w:iCs/>
          <w:szCs w:val="20"/>
          <w:lang w:val="en-SG" w:eastAsia="en-GB"/>
        </w:rPr>
        <w:t>l</w:t>
      </w:r>
      <w:r w:rsidRPr="000B4AF2">
        <w:rPr>
          <w:rFonts w:eastAsia="Times New Roman" w:cs="Arial"/>
          <w:i/>
          <w:iCs/>
          <w:szCs w:val="20"/>
          <w:lang w:val="en-SG" w:eastAsia="en-GB"/>
        </w:rPr>
        <w:t>ine</w:t>
      </w:r>
    </w:p>
    <w:p w14:paraId="63B0CA4C" w14:textId="12B9F7F1"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Smallest text in the hero section</w:t>
      </w:r>
    </w:p>
    <w:p w14:paraId="104DABF7" w14:textId="77777777" w:rsidR="000B4AF2" w:rsidRPr="000B4AF2" w:rsidRDefault="000B4AF2" w:rsidP="00DE574F">
      <w:pPr>
        <w:snapToGrid w:val="0"/>
        <w:spacing w:after="200"/>
        <w:jc w:val="both"/>
        <w:outlineLvl w:val="1"/>
        <w:rPr>
          <w:rFonts w:eastAsia="Times New Roman" w:cs="Arial"/>
          <w:szCs w:val="20"/>
          <w:lang w:val="en-SG" w:eastAsia="en-GB"/>
        </w:rPr>
      </w:pPr>
    </w:p>
    <w:p w14:paraId="173AB8E9" w14:textId="65E3E8C7" w:rsidR="000B4AF2" w:rsidRPr="000B4AF2" w:rsidRDefault="000B4AF2" w:rsidP="00DE574F">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Headline</w:t>
      </w:r>
    </w:p>
    <w:p w14:paraId="42D482B5" w14:textId="036988CF"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Largest text on the page</w:t>
      </w:r>
    </w:p>
    <w:p w14:paraId="6DA73F34" w14:textId="77777777" w:rsidR="000B4AF2" w:rsidRPr="000B4AF2" w:rsidRDefault="000B4AF2" w:rsidP="00DE574F">
      <w:pPr>
        <w:snapToGrid w:val="0"/>
        <w:spacing w:after="200"/>
        <w:jc w:val="both"/>
        <w:outlineLvl w:val="1"/>
        <w:rPr>
          <w:rFonts w:eastAsia="Times New Roman" w:cs="Arial"/>
          <w:szCs w:val="20"/>
          <w:lang w:val="en-SG" w:eastAsia="en-GB"/>
        </w:rPr>
      </w:pPr>
    </w:p>
    <w:p w14:paraId="1A3D6459" w14:textId="30E3767A" w:rsidR="000B4AF2" w:rsidRPr="000B4AF2" w:rsidRDefault="000B4AF2" w:rsidP="00DE574F">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 xml:space="preserve">Supporting </w:t>
      </w:r>
      <w:r w:rsidR="0050583A">
        <w:rPr>
          <w:rFonts w:eastAsia="Times New Roman" w:cs="Arial"/>
          <w:i/>
          <w:iCs/>
          <w:szCs w:val="20"/>
          <w:lang w:val="en-SG" w:eastAsia="en-GB"/>
        </w:rPr>
        <w:t>d</w:t>
      </w:r>
      <w:r w:rsidRPr="000B4AF2">
        <w:rPr>
          <w:rFonts w:eastAsia="Times New Roman" w:cs="Arial"/>
          <w:i/>
          <w:iCs/>
          <w:szCs w:val="20"/>
          <w:lang w:val="en-SG" w:eastAsia="en-GB"/>
        </w:rPr>
        <w:t>escription</w:t>
      </w:r>
    </w:p>
    <w:p w14:paraId="403F6CDE" w14:textId="02B21FC8"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Larger than body text but clearly subordinate to the headline</w:t>
      </w:r>
    </w:p>
    <w:p w14:paraId="5C4065E0" w14:textId="77777777" w:rsidR="000B4AF2" w:rsidRPr="000B4AF2" w:rsidRDefault="000B4AF2" w:rsidP="00DE574F">
      <w:pPr>
        <w:snapToGrid w:val="0"/>
        <w:spacing w:after="200"/>
        <w:jc w:val="both"/>
        <w:outlineLvl w:val="1"/>
        <w:rPr>
          <w:rFonts w:eastAsia="Times New Roman" w:cs="Arial"/>
          <w:szCs w:val="20"/>
          <w:lang w:val="en-SG" w:eastAsia="en-GB"/>
        </w:rPr>
      </w:pPr>
    </w:p>
    <w:p w14:paraId="353BC166" w14:textId="1FB9D1B7" w:rsidR="000B4AF2" w:rsidRPr="00EA2ECE" w:rsidRDefault="000B4AF2" w:rsidP="00DE574F">
      <w:pPr>
        <w:snapToGrid w:val="0"/>
        <w:spacing w:after="200"/>
        <w:jc w:val="both"/>
        <w:outlineLvl w:val="1"/>
        <w:rPr>
          <w:rFonts w:eastAsia="Times New Roman" w:cs="Arial"/>
          <w:i/>
          <w:iCs/>
          <w:szCs w:val="20"/>
          <w:lang w:val="en-SG" w:eastAsia="en-GB"/>
        </w:rPr>
      </w:pPr>
      <w:r w:rsidRPr="000B4AF2">
        <w:rPr>
          <w:rFonts w:eastAsia="Times New Roman" w:cs="Arial"/>
          <w:i/>
          <w:iCs/>
          <w:szCs w:val="20"/>
          <w:lang w:val="en-SG" w:eastAsia="en-GB"/>
        </w:rPr>
        <w:t>Overall feel</w:t>
      </w:r>
    </w:p>
    <w:p w14:paraId="3C51FACC" w14:textId="77777777" w:rsid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Executive-facing rather than corporate</w:t>
      </w:r>
    </w:p>
    <w:p w14:paraId="0AE659D7" w14:textId="39DBB23F"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Trust</w:t>
      </w:r>
    </w:p>
    <w:p w14:paraId="2AE485EF" w14:textId="43A4D887"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Judgement</w:t>
      </w:r>
    </w:p>
    <w:p w14:paraId="2AFA2B24" w14:textId="77777777" w:rsidR="007A15B1" w:rsidRPr="000B4AF2" w:rsidRDefault="007A15B1"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Clarity</w:t>
      </w:r>
    </w:p>
    <w:p w14:paraId="201E1FEB" w14:textId="77777777" w:rsidR="007A15B1" w:rsidRPr="000B4AF2" w:rsidRDefault="007A15B1"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Sophistication</w:t>
      </w:r>
    </w:p>
    <w:p w14:paraId="5A55D2AD" w14:textId="77777777" w:rsidR="007A15B1" w:rsidRPr="000B4AF2" w:rsidRDefault="007A15B1"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Restraint</w:t>
      </w:r>
    </w:p>
    <w:p w14:paraId="6E3168E6" w14:textId="13CE8148" w:rsidR="000B4AF2" w:rsidRPr="000B4AF2"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Emphasis on typography, spacing and hierarchy rather than graphics, colour or animation</w:t>
      </w:r>
    </w:p>
    <w:p w14:paraId="50EB5AC9" w14:textId="63920AD1" w:rsidR="00EC654F" w:rsidRDefault="000B4AF2" w:rsidP="00DE574F">
      <w:pPr>
        <w:snapToGrid w:val="0"/>
        <w:spacing w:after="200"/>
        <w:jc w:val="both"/>
        <w:outlineLvl w:val="1"/>
        <w:rPr>
          <w:rFonts w:eastAsia="Times New Roman" w:cs="Arial"/>
          <w:szCs w:val="20"/>
          <w:lang w:val="en-SG" w:eastAsia="en-GB"/>
        </w:rPr>
      </w:pPr>
      <w:r w:rsidRPr="000B4AF2">
        <w:rPr>
          <w:rFonts w:eastAsia="Times New Roman" w:cs="Arial"/>
          <w:szCs w:val="20"/>
          <w:lang w:val="en-SG" w:eastAsia="en-GB"/>
        </w:rPr>
        <w:t>Sophistication achieved through restraint rather than design embellishment</w:t>
      </w:r>
    </w:p>
    <w:p w14:paraId="74B5E4EA" w14:textId="77777777" w:rsidR="00EC654F" w:rsidRDefault="00EC654F" w:rsidP="00DE574F">
      <w:pPr>
        <w:snapToGrid w:val="0"/>
        <w:spacing w:after="200"/>
        <w:jc w:val="both"/>
        <w:rPr>
          <w:rFonts w:eastAsia="Times New Roman" w:cs="Arial"/>
          <w:szCs w:val="20"/>
          <w:lang w:val="en-SG" w:eastAsia="en-GB"/>
        </w:rPr>
      </w:pPr>
      <w:r>
        <w:rPr>
          <w:rFonts w:eastAsia="Times New Roman" w:cs="Arial"/>
          <w:szCs w:val="20"/>
          <w:lang w:val="en-SG" w:eastAsia="en-GB"/>
        </w:rPr>
        <w:br w:type="page"/>
      </w:r>
    </w:p>
    <w:p w14:paraId="6EF82B2C" w14:textId="77777777"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lastRenderedPageBreak/>
        <w:t>ABOUT SECTION</w:t>
      </w:r>
    </w:p>
    <w:p w14:paraId="419D2042" w14:textId="77777777" w:rsidR="00DE574F" w:rsidRPr="00DE574F" w:rsidRDefault="00DE574F" w:rsidP="00DE574F">
      <w:pPr>
        <w:snapToGrid w:val="0"/>
        <w:spacing w:after="200"/>
        <w:jc w:val="both"/>
        <w:rPr>
          <w:rFonts w:eastAsia="Times New Roman" w:cs="Arial"/>
          <w:b/>
          <w:bCs/>
          <w:szCs w:val="20"/>
          <w:lang w:val="en-SG" w:eastAsia="en-GB"/>
        </w:rPr>
      </w:pPr>
    </w:p>
    <w:p w14:paraId="38AB9EE4" w14:textId="70BB300A"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t>Purpose</w:t>
      </w:r>
    </w:p>
    <w:p w14:paraId="07ED8E2E" w14:textId="1231C480"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Explain why Ascendiate exists and the philosophy underpinning its approach</w:t>
      </w:r>
    </w:p>
    <w:p w14:paraId="668CFF93" w14:textId="156B13EA"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 xml:space="preserve">The section should help the reader </w:t>
      </w:r>
      <w:r w:rsidR="0050583A">
        <w:rPr>
          <w:rFonts w:eastAsia="Times New Roman" w:cs="Arial"/>
          <w:szCs w:val="20"/>
          <w:lang w:val="en-SG" w:eastAsia="en-GB"/>
        </w:rPr>
        <w:t xml:space="preserve">to </w:t>
      </w:r>
      <w:r w:rsidRPr="00DE574F">
        <w:rPr>
          <w:rFonts w:eastAsia="Times New Roman" w:cs="Arial"/>
          <w:szCs w:val="20"/>
          <w:lang w:val="en-SG" w:eastAsia="en-GB"/>
        </w:rPr>
        <w:t>understand how Ascendiate thinks before demonstrating what Ascendiate has done</w:t>
      </w:r>
    </w:p>
    <w:p w14:paraId="042FF867" w14:textId="25A6ECAD"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objective is not to establish credibility, describe services or summarise experience</w:t>
      </w:r>
    </w:p>
    <w:p w14:paraId="5E7CE61E" w14:textId="165774DE"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 xml:space="preserve">The objective is to explain the philosophy that sits behind the outcomes demonstrated in the </w:t>
      </w:r>
      <w:r w:rsidRPr="00DE574F">
        <w:rPr>
          <w:rFonts w:eastAsia="Times New Roman" w:cs="Arial"/>
          <w:i/>
          <w:iCs/>
          <w:szCs w:val="20"/>
          <w:lang w:val="en-SG" w:eastAsia="en-GB"/>
        </w:rPr>
        <w:t>Experience</w:t>
      </w:r>
      <w:r w:rsidRPr="00DE574F">
        <w:rPr>
          <w:rFonts w:eastAsia="Times New Roman" w:cs="Arial"/>
          <w:szCs w:val="20"/>
          <w:lang w:val="en-SG" w:eastAsia="en-GB"/>
        </w:rPr>
        <w:t xml:space="preserve"> section</w:t>
      </w:r>
    </w:p>
    <w:p w14:paraId="07A90131" w14:textId="7197F99A"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 xml:space="preserve">The reader should leave </w:t>
      </w:r>
      <w:r w:rsidR="0050583A">
        <w:rPr>
          <w:rFonts w:eastAsia="Times New Roman" w:cs="Arial"/>
          <w:szCs w:val="20"/>
          <w:lang w:val="en-SG" w:eastAsia="en-GB"/>
        </w:rPr>
        <w:t>this</w:t>
      </w:r>
      <w:r w:rsidRPr="00DE574F">
        <w:rPr>
          <w:rFonts w:eastAsia="Times New Roman" w:cs="Arial"/>
          <w:szCs w:val="20"/>
          <w:lang w:val="en-SG" w:eastAsia="en-GB"/>
        </w:rPr>
        <w:t xml:space="preserve"> section believing that Ascendiate understands where organisations are trying to go, why progress can become difficult and how to bridge the gap between intent and outcome</w:t>
      </w:r>
    </w:p>
    <w:p w14:paraId="799F6EB8" w14:textId="295971AD"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tone should feel peer-to-peer, thoughtful and executive-facing</w:t>
      </w:r>
    </w:p>
    <w:p w14:paraId="3F9A6A38" w14:textId="77777777" w:rsidR="00DE574F" w:rsidRPr="00DE574F" w:rsidRDefault="00DE574F" w:rsidP="00DE574F">
      <w:pPr>
        <w:snapToGrid w:val="0"/>
        <w:spacing w:after="200"/>
        <w:jc w:val="both"/>
        <w:rPr>
          <w:rFonts w:eastAsia="Times New Roman" w:cs="Arial"/>
          <w:b/>
          <w:bCs/>
          <w:szCs w:val="20"/>
          <w:lang w:val="en-SG" w:eastAsia="en-GB"/>
        </w:rPr>
      </w:pPr>
    </w:p>
    <w:p w14:paraId="1CD83B45" w14:textId="676AD2C9"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t>Layout</w:t>
      </w:r>
    </w:p>
    <w:p w14:paraId="2E45C4AB" w14:textId="72926DBB"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 xml:space="preserve">Continuation of the visual language established in the </w:t>
      </w:r>
      <w:r w:rsidRPr="00DE574F">
        <w:rPr>
          <w:rFonts w:eastAsia="Times New Roman" w:cs="Arial"/>
          <w:i/>
          <w:iCs/>
          <w:szCs w:val="20"/>
          <w:lang w:val="en-SG" w:eastAsia="en-GB"/>
        </w:rPr>
        <w:t>Hero</w:t>
      </w:r>
      <w:r w:rsidRPr="00DE574F">
        <w:rPr>
          <w:rFonts w:eastAsia="Times New Roman" w:cs="Arial"/>
          <w:szCs w:val="20"/>
          <w:lang w:val="en-SG" w:eastAsia="en-GB"/>
        </w:rPr>
        <w:t xml:space="preserve"> section</w:t>
      </w:r>
    </w:p>
    <w:p w14:paraId="3C91B699" w14:textId="71FD5714"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Typography-led</w:t>
      </w:r>
    </w:p>
    <w:p w14:paraId="30780869" w14:textId="53C35AE7"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Generous white space</w:t>
      </w:r>
    </w:p>
    <w:p w14:paraId="5501936D" w14:textId="08833C7E"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Editorial rather than promotional</w:t>
      </w:r>
    </w:p>
    <w:p w14:paraId="1D2C02E9" w14:textId="51EB7B09" w:rsidR="009D142A" w:rsidRPr="009D142A" w:rsidRDefault="009D142A" w:rsidP="009D142A">
      <w:pPr>
        <w:snapToGrid w:val="0"/>
        <w:spacing w:after="200"/>
        <w:jc w:val="both"/>
        <w:rPr>
          <w:rFonts w:eastAsia="Times New Roman" w:cs="Arial"/>
          <w:b/>
          <w:bCs/>
          <w:szCs w:val="20"/>
          <w:lang w:val="en-SG" w:eastAsia="en-GB"/>
        </w:rPr>
      </w:pPr>
      <w:r w:rsidRPr="009D142A">
        <w:rPr>
          <w:rFonts w:eastAsia="Times New Roman" w:cs="Arial"/>
          <w:szCs w:val="20"/>
          <w:lang w:val="en-SG" w:eastAsia="en-GB"/>
        </w:rPr>
        <w:t>Potentially one restrained visual element if it reinforces themes of connection, structure, integration, pathways, momentum or convergence</w:t>
      </w:r>
      <w:r>
        <w:rPr>
          <w:rFonts w:eastAsia="Times New Roman" w:cs="Arial"/>
          <w:szCs w:val="20"/>
          <w:lang w:val="en-SG" w:eastAsia="en-GB"/>
        </w:rPr>
        <w:t xml:space="preserve"> </w:t>
      </w:r>
      <w:r w:rsidRPr="00010788">
        <w:rPr>
          <w:rFonts w:eastAsia="Times New Roman" w:cs="Arial"/>
          <w:b/>
          <w:bCs/>
          <w:szCs w:val="20"/>
          <w:highlight w:val="yellow"/>
          <w:lang w:val="en-SG" w:eastAsia="en-GB"/>
        </w:rPr>
        <w:t>[</w:t>
      </w:r>
      <w:r>
        <w:rPr>
          <w:rFonts w:eastAsia="Times New Roman" w:cs="Arial"/>
          <w:b/>
          <w:bCs/>
          <w:szCs w:val="20"/>
          <w:highlight w:val="yellow"/>
          <w:lang w:val="en-SG" w:eastAsia="en-GB"/>
        </w:rPr>
        <w:t>N</w:t>
      </w:r>
      <w:r w:rsidRPr="00010788">
        <w:rPr>
          <w:rFonts w:eastAsia="Times New Roman" w:cs="Arial"/>
          <w:b/>
          <w:bCs/>
          <w:szCs w:val="20"/>
          <w:highlight w:val="yellow"/>
          <w:lang w:val="en-SG" w:eastAsia="en-GB"/>
        </w:rPr>
        <w:t>ote: Again I would value your creative mind here…]</w:t>
      </w:r>
    </w:p>
    <w:p w14:paraId="61F03044" w14:textId="45C960A4" w:rsidR="00DE574F" w:rsidRPr="00DE574F" w:rsidRDefault="009D142A" w:rsidP="009D142A">
      <w:pPr>
        <w:snapToGrid w:val="0"/>
        <w:spacing w:after="200"/>
        <w:jc w:val="both"/>
        <w:rPr>
          <w:rFonts w:eastAsia="Times New Roman" w:cs="Arial"/>
          <w:b/>
          <w:bCs/>
          <w:szCs w:val="20"/>
          <w:lang w:val="en-SG" w:eastAsia="en-GB"/>
        </w:rPr>
      </w:pPr>
      <w:r w:rsidRPr="009D142A">
        <w:rPr>
          <w:rFonts w:eastAsia="Times New Roman" w:cs="Arial"/>
          <w:szCs w:val="20"/>
          <w:lang w:val="en-SG" w:eastAsia="en-GB"/>
        </w:rPr>
        <w:t>Any visual element should remain secondary to the content and should feel atmospheric or conceptual rather than illustrative</w:t>
      </w:r>
      <w:r w:rsidR="00601E57">
        <w:rPr>
          <w:rFonts w:eastAsia="Times New Roman" w:cs="Arial"/>
          <w:szCs w:val="20"/>
          <w:lang w:val="en-SG" w:eastAsia="en-GB"/>
        </w:rPr>
        <w:t xml:space="preserve"> as t</w:t>
      </w:r>
      <w:r w:rsidR="00601E57" w:rsidRPr="00601E57">
        <w:rPr>
          <w:rFonts w:eastAsia="Times New Roman" w:cs="Arial"/>
          <w:szCs w:val="20"/>
          <w:lang w:val="en-SG" w:eastAsia="en-GB"/>
        </w:rPr>
        <w:t>he objective is to support the narrative rather than illustrate it literally</w:t>
      </w:r>
      <w:r w:rsidRPr="009D142A">
        <w:rPr>
          <w:rFonts w:eastAsia="Times New Roman" w:cs="Arial"/>
          <w:szCs w:val="20"/>
          <w:lang w:val="en-SG" w:eastAsia="en-GB"/>
        </w:rPr>
        <w:t>.</w:t>
      </w:r>
      <w:r w:rsidRPr="009D142A">
        <w:rPr>
          <w:rFonts w:eastAsia="Times New Roman" w:cs="Arial"/>
          <w:b/>
          <w:bCs/>
          <w:szCs w:val="20"/>
          <w:highlight w:val="yellow"/>
          <w:lang w:val="en-SG" w:eastAsia="en-GB"/>
        </w:rPr>
        <w:t xml:space="preserve"> </w:t>
      </w:r>
      <w:r w:rsidR="0050583A" w:rsidRPr="00010788">
        <w:rPr>
          <w:rFonts w:eastAsia="Times New Roman" w:cs="Arial"/>
          <w:b/>
          <w:bCs/>
          <w:szCs w:val="20"/>
          <w:highlight w:val="yellow"/>
          <w:lang w:val="en-SG" w:eastAsia="en-GB"/>
        </w:rPr>
        <w:t>[Note: Again I would value your creative mind here…]</w:t>
      </w:r>
    </w:p>
    <w:p w14:paraId="33C37FC4" w14:textId="330DF48B"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timelines</w:t>
      </w:r>
    </w:p>
    <w:p w14:paraId="7542C484" w14:textId="62BE9BE2"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credentials lists</w:t>
      </w:r>
    </w:p>
    <w:p w14:paraId="679E0C63" w14:textId="4FB4D9DC"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qualifications</w:t>
      </w:r>
    </w:p>
    <w:p w14:paraId="0EE846D9" w14:textId="4927CB94"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customer logos</w:t>
      </w:r>
    </w:p>
    <w:p w14:paraId="19AF6436" w14:textId="716F29AF"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capability lists</w:t>
      </w:r>
    </w:p>
    <w:p w14:paraId="4E128D51" w14:textId="0047AE41"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service descriptions</w:t>
      </w:r>
    </w:p>
    <w:p w14:paraId="5C62495B" w14:textId="3E27FE9B"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transaction statistics</w:t>
      </w:r>
    </w:p>
    <w:p w14:paraId="71832F05" w14:textId="267727F9"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customer names</w:t>
      </w:r>
    </w:p>
    <w:p w14:paraId="002EA762" w14:textId="2F28E159"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industry references</w:t>
      </w:r>
    </w:p>
    <w:p w14:paraId="33F44331" w14:textId="698AF290"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No biography</w:t>
      </w:r>
    </w:p>
    <w:p w14:paraId="54DFEF29" w14:textId="078EB140"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eye should naturally move from: section heading → supporting statement → philosophy → approach</w:t>
      </w:r>
    </w:p>
    <w:p w14:paraId="2DE6D1BC" w14:textId="08329E9F"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section should feel calm, confident and reflective</w:t>
      </w:r>
    </w:p>
    <w:p w14:paraId="43231932" w14:textId="77777777" w:rsidR="00010788" w:rsidRDefault="00010788" w:rsidP="00DE574F">
      <w:pPr>
        <w:snapToGrid w:val="0"/>
        <w:spacing w:after="200"/>
        <w:jc w:val="both"/>
        <w:rPr>
          <w:rFonts w:eastAsia="Times New Roman" w:cs="Arial"/>
          <w:b/>
          <w:bCs/>
          <w:szCs w:val="20"/>
          <w:lang w:val="en-SG" w:eastAsia="en-GB"/>
        </w:rPr>
      </w:pPr>
    </w:p>
    <w:p w14:paraId="091B2736" w14:textId="77777777" w:rsidR="009D142A" w:rsidRPr="009D142A" w:rsidRDefault="009D142A" w:rsidP="009D142A">
      <w:pPr>
        <w:snapToGrid w:val="0"/>
        <w:spacing w:after="200"/>
        <w:jc w:val="both"/>
        <w:rPr>
          <w:rFonts w:eastAsia="Times New Roman" w:cs="Arial"/>
          <w:b/>
          <w:bCs/>
          <w:szCs w:val="20"/>
          <w:lang w:val="en-SG" w:eastAsia="en-GB"/>
        </w:rPr>
      </w:pPr>
      <w:r w:rsidRPr="009D142A">
        <w:rPr>
          <w:rFonts w:eastAsia="Times New Roman" w:cs="Arial"/>
          <w:b/>
          <w:bCs/>
          <w:szCs w:val="20"/>
          <w:lang w:val="en-SG" w:eastAsia="en-GB"/>
        </w:rPr>
        <w:t>Editorial approach</w:t>
      </w:r>
    </w:p>
    <w:p w14:paraId="1F6796A9" w14:textId="77777777" w:rsidR="009D142A" w:rsidRPr="009D142A" w:rsidRDefault="009D142A" w:rsidP="009D142A">
      <w:pPr>
        <w:snapToGrid w:val="0"/>
        <w:spacing w:after="200"/>
        <w:jc w:val="both"/>
        <w:rPr>
          <w:rFonts w:eastAsia="Times New Roman" w:cs="Arial"/>
          <w:szCs w:val="20"/>
          <w:lang w:val="en-SG" w:eastAsia="en-GB"/>
        </w:rPr>
      </w:pPr>
      <w:r w:rsidRPr="009D142A">
        <w:rPr>
          <w:rFonts w:eastAsia="Times New Roman" w:cs="Arial"/>
          <w:szCs w:val="20"/>
          <w:lang w:val="en-SG" w:eastAsia="en-GB"/>
        </w:rPr>
        <w:t>This section should read more like a short editorial or opinion piece than marketing copy</w:t>
      </w:r>
    </w:p>
    <w:p w14:paraId="30B90A5F" w14:textId="77777777" w:rsidR="009D142A" w:rsidRPr="009D142A" w:rsidRDefault="009D142A" w:rsidP="009D142A">
      <w:pPr>
        <w:snapToGrid w:val="0"/>
        <w:spacing w:after="200"/>
        <w:jc w:val="both"/>
        <w:rPr>
          <w:rFonts w:eastAsia="Times New Roman" w:cs="Arial"/>
          <w:szCs w:val="20"/>
          <w:lang w:val="en-SG" w:eastAsia="en-GB"/>
        </w:rPr>
      </w:pPr>
      <w:r w:rsidRPr="009D142A">
        <w:rPr>
          <w:rFonts w:eastAsia="Times New Roman" w:cs="Arial"/>
          <w:szCs w:val="20"/>
          <w:lang w:val="en-SG" w:eastAsia="en-GB"/>
        </w:rPr>
        <w:lastRenderedPageBreak/>
        <w:t>The emphasis should remain on ideas, judgement and perspective rather than promotion</w:t>
      </w:r>
    </w:p>
    <w:p w14:paraId="71BC0274" w14:textId="45CFB31B" w:rsidR="009D142A" w:rsidRPr="009D142A" w:rsidRDefault="009D142A" w:rsidP="009D142A">
      <w:pPr>
        <w:snapToGrid w:val="0"/>
        <w:spacing w:after="200"/>
        <w:jc w:val="both"/>
        <w:rPr>
          <w:rFonts w:eastAsia="Times New Roman" w:cs="Arial"/>
          <w:szCs w:val="20"/>
          <w:lang w:val="en-SG" w:eastAsia="en-GB"/>
        </w:rPr>
      </w:pPr>
      <w:r w:rsidRPr="009D142A">
        <w:rPr>
          <w:rFonts w:eastAsia="Times New Roman" w:cs="Arial"/>
          <w:szCs w:val="20"/>
          <w:lang w:val="en-SG" w:eastAsia="en-GB"/>
        </w:rPr>
        <w:t>Sophistication should come from clarity, structure and restraint rather than visual devices or marketing language</w:t>
      </w:r>
    </w:p>
    <w:p w14:paraId="54B7130D" w14:textId="77777777" w:rsidR="009D142A" w:rsidRPr="009D142A" w:rsidRDefault="009D142A" w:rsidP="009D142A">
      <w:pPr>
        <w:snapToGrid w:val="0"/>
        <w:spacing w:after="200"/>
        <w:jc w:val="both"/>
        <w:rPr>
          <w:rFonts w:eastAsia="Times New Roman" w:cs="Arial"/>
          <w:b/>
          <w:bCs/>
          <w:szCs w:val="20"/>
          <w:lang w:val="en-SG" w:eastAsia="en-GB"/>
        </w:rPr>
      </w:pPr>
    </w:p>
    <w:p w14:paraId="0E62BDC1" w14:textId="77777777" w:rsidR="009D142A" w:rsidRPr="009D142A" w:rsidRDefault="009D142A" w:rsidP="009D142A">
      <w:pPr>
        <w:snapToGrid w:val="0"/>
        <w:spacing w:after="200"/>
        <w:jc w:val="both"/>
        <w:rPr>
          <w:rFonts w:eastAsia="Times New Roman" w:cs="Arial"/>
          <w:b/>
          <w:bCs/>
          <w:szCs w:val="20"/>
          <w:lang w:val="en-SG" w:eastAsia="en-GB"/>
        </w:rPr>
      </w:pPr>
      <w:r w:rsidRPr="009D142A">
        <w:rPr>
          <w:rFonts w:eastAsia="Times New Roman" w:cs="Arial"/>
          <w:b/>
          <w:bCs/>
          <w:szCs w:val="20"/>
          <w:lang w:val="en-SG" w:eastAsia="en-GB"/>
        </w:rPr>
        <w:t>Presentation</w:t>
      </w:r>
    </w:p>
    <w:p w14:paraId="23BA94DF" w14:textId="4514117B" w:rsidR="009D142A" w:rsidRPr="009D142A" w:rsidRDefault="009D142A" w:rsidP="009D142A">
      <w:pPr>
        <w:snapToGrid w:val="0"/>
        <w:spacing w:after="200"/>
        <w:jc w:val="both"/>
        <w:rPr>
          <w:rFonts w:eastAsia="Times New Roman" w:cs="Arial"/>
          <w:szCs w:val="20"/>
          <w:lang w:val="en-SG" w:eastAsia="en-GB"/>
        </w:rPr>
      </w:pPr>
      <w:r w:rsidRPr="009D142A">
        <w:rPr>
          <w:rFonts w:eastAsia="Times New Roman" w:cs="Arial"/>
          <w:szCs w:val="20"/>
          <w:lang w:val="en-SG" w:eastAsia="en-GB"/>
        </w:rPr>
        <w:t>Challenge, Route Forward and Ascendiate should not be presented as separate cards, boxes or capability panels</w:t>
      </w:r>
    </w:p>
    <w:p w14:paraId="0679C560" w14:textId="0D2A9AAC" w:rsidR="009D142A" w:rsidRDefault="009D142A" w:rsidP="009D142A">
      <w:pPr>
        <w:snapToGrid w:val="0"/>
        <w:spacing w:after="200"/>
        <w:jc w:val="both"/>
        <w:rPr>
          <w:rFonts w:eastAsia="Times New Roman" w:cs="Arial"/>
          <w:szCs w:val="20"/>
          <w:lang w:val="en-SG" w:eastAsia="en-GB"/>
        </w:rPr>
      </w:pPr>
      <w:r w:rsidRPr="009D142A">
        <w:rPr>
          <w:rFonts w:eastAsia="Times New Roman" w:cs="Arial"/>
          <w:szCs w:val="20"/>
          <w:lang w:val="en-SG" w:eastAsia="en-GB"/>
        </w:rPr>
        <w:t>They should feel like a connected narrative, distinguished primarily through typography, spacing, hierarchy and rhythm</w:t>
      </w:r>
    </w:p>
    <w:p w14:paraId="06894A4C" w14:textId="5A76A363" w:rsidR="00772142" w:rsidRPr="009D142A" w:rsidRDefault="00772142" w:rsidP="009D142A">
      <w:pPr>
        <w:snapToGrid w:val="0"/>
        <w:spacing w:after="200"/>
        <w:jc w:val="both"/>
        <w:rPr>
          <w:rFonts w:eastAsia="Times New Roman" w:cs="Arial"/>
          <w:szCs w:val="20"/>
          <w:lang w:val="en-SG" w:eastAsia="en-GB"/>
        </w:rPr>
      </w:pPr>
      <w:r w:rsidRPr="00772142">
        <w:rPr>
          <w:rFonts w:eastAsia="Times New Roman" w:cs="Arial"/>
          <w:szCs w:val="20"/>
          <w:lang w:val="en-SG" w:eastAsia="en-GB"/>
        </w:rPr>
        <w:t>The preferred presentation is editorial rather than card-based</w:t>
      </w:r>
    </w:p>
    <w:p w14:paraId="6F05C797" w14:textId="77777777" w:rsidR="009D142A" w:rsidRDefault="009D142A" w:rsidP="00DE574F">
      <w:pPr>
        <w:snapToGrid w:val="0"/>
        <w:spacing w:after="200"/>
        <w:jc w:val="both"/>
        <w:rPr>
          <w:rFonts w:eastAsia="Times New Roman" w:cs="Arial"/>
          <w:b/>
          <w:bCs/>
          <w:szCs w:val="20"/>
          <w:lang w:val="en-SG" w:eastAsia="en-GB"/>
        </w:rPr>
      </w:pPr>
    </w:p>
    <w:p w14:paraId="16A60DDB" w14:textId="20D10CEF"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t>Content</w:t>
      </w:r>
      <w:r w:rsidR="00050537">
        <w:rPr>
          <w:rFonts w:eastAsia="Times New Roman" w:cs="Arial"/>
          <w:b/>
          <w:bCs/>
          <w:szCs w:val="20"/>
          <w:lang w:val="en-SG" w:eastAsia="en-GB"/>
        </w:rPr>
        <w:t xml:space="preserve"> </w:t>
      </w:r>
      <w:r w:rsidR="00050537" w:rsidRPr="00050537">
        <w:rPr>
          <w:rFonts w:eastAsia="Times New Roman" w:cs="Arial"/>
          <w:b/>
          <w:bCs/>
          <w:szCs w:val="20"/>
          <w:highlight w:val="yellow"/>
          <w:lang w:val="en-SG" w:eastAsia="en-GB"/>
        </w:rPr>
        <w:t>[Note: Needs further beta testing]</w:t>
      </w:r>
    </w:p>
    <w:p w14:paraId="3F27971C" w14:textId="77777777" w:rsidR="007D78D1" w:rsidRPr="003B5B72" w:rsidRDefault="007D78D1" w:rsidP="007D78D1">
      <w:pPr>
        <w:snapToGrid w:val="0"/>
        <w:spacing w:after="200"/>
        <w:jc w:val="both"/>
        <w:rPr>
          <w:rFonts w:eastAsia="Times New Roman" w:cs="Arial"/>
          <w:i/>
          <w:iCs/>
          <w:szCs w:val="20"/>
          <w:lang w:val="en-SG" w:eastAsia="en-GB"/>
        </w:rPr>
      </w:pPr>
      <w:r w:rsidRPr="003B5B72">
        <w:rPr>
          <w:rFonts w:eastAsia="Times New Roman" w:cs="Arial"/>
          <w:i/>
          <w:iCs/>
          <w:szCs w:val="20"/>
          <w:lang w:val="en-SG" w:eastAsia="en-GB"/>
        </w:rPr>
        <w:t>Headline</w:t>
      </w:r>
    </w:p>
    <w:p w14:paraId="2EBB4581" w14:textId="50C614E9" w:rsidR="007D78D1" w:rsidRPr="007D78D1" w:rsidRDefault="003B5B72" w:rsidP="007D78D1">
      <w:pPr>
        <w:snapToGrid w:val="0"/>
        <w:spacing w:after="200"/>
        <w:jc w:val="both"/>
        <w:rPr>
          <w:rFonts w:eastAsia="Times New Roman" w:cs="Arial"/>
          <w:szCs w:val="20"/>
          <w:lang w:val="en-SG" w:eastAsia="en-GB"/>
        </w:rPr>
      </w:pPr>
      <w:r>
        <w:rPr>
          <w:rFonts w:eastAsia="Times New Roman" w:cs="Arial"/>
          <w:szCs w:val="20"/>
          <w:lang w:val="en-SG" w:eastAsia="en-GB"/>
        </w:rPr>
        <w:t>About</w:t>
      </w:r>
    </w:p>
    <w:p w14:paraId="61661FC8" w14:textId="77777777" w:rsidR="007D78D1" w:rsidRPr="007D78D1" w:rsidRDefault="007D78D1" w:rsidP="007D78D1">
      <w:pPr>
        <w:snapToGrid w:val="0"/>
        <w:spacing w:after="200"/>
        <w:jc w:val="both"/>
        <w:rPr>
          <w:rFonts w:eastAsia="Times New Roman" w:cs="Arial"/>
          <w:b/>
          <w:bCs/>
          <w:szCs w:val="20"/>
          <w:lang w:val="en-SG" w:eastAsia="en-GB"/>
        </w:rPr>
      </w:pPr>
    </w:p>
    <w:p w14:paraId="56443FC7" w14:textId="20E3DF1D" w:rsidR="007D78D1" w:rsidRPr="003B5B72" w:rsidRDefault="007D78D1" w:rsidP="007D78D1">
      <w:pPr>
        <w:snapToGrid w:val="0"/>
        <w:spacing w:after="200"/>
        <w:jc w:val="both"/>
        <w:rPr>
          <w:rFonts w:eastAsia="Times New Roman" w:cs="Arial"/>
          <w:i/>
          <w:iCs/>
          <w:szCs w:val="20"/>
          <w:lang w:val="en-SG" w:eastAsia="en-GB"/>
        </w:rPr>
      </w:pPr>
      <w:r w:rsidRPr="003B5B72">
        <w:rPr>
          <w:rFonts w:eastAsia="Times New Roman" w:cs="Arial"/>
          <w:i/>
          <w:iCs/>
          <w:szCs w:val="20"/>
          <w:lang w:val="en-SG" w:eastAsia="en-GB"/>
        </w:rPr>
        <w:t xml:space="preserve">Supporting </w:t>
      </w:r>
      <w:r w:rsidR="003B5B72" w:rsidRPr="003B5B72">
        <w:rPr>
          <w:rFonts w:eastAsia="Times New Roman" w:cs="Arial"/>
          <w:i/>
          <w:iCs/>
          <w:szCs w:val="20"/>
          <w:lang w:val="en-SG" w:eastAsia="en-GB"/>
        </w:rPr>
        <w:t>st</w:t>
      </w:r>
      <w:r w:rsidRPr="003B5B72">
        <w:rPr>
          <w:rFonts w:eastAsia="Times New Roman" w:cs="Arial"/>
          <w:i/>
          <w:iCs/>
          <w:szCs w:val="20"/>
          <w:lang w:val="en-SG" w:eastAsia="en-GB"/>
        </w:rPr>
        <w:t>atement</w:t>
      </w:r>
    </w:p>
    <w:p w14:paraId="134FA3BE" w14:textId="60F30F3C" w:rsidR="007D78D1" w:rsidRPr="003B5B72" w:rsidRDefault="007D78D1" w:rsidP="007D78D1">
      <w:pPr>
        <w:snapToGrid w:val="0"/>
        <w:spacing w:after="200"/>
        <w:jc w:val="both"/>
        <w:rPr>
          <w:rFonts w:eastAsia="Times New Roman" w:cs="Arial"/>
          <w:szCs w:val="20"/>
          <w:lang w:val="en-SG" w:eastAsia="en-GB"/>
        </w:rPr>
      </w:pPr>
      <w:r w:rsidRPr="003B5B72">
        <w:rPr>
          <w:rFonts w:eastAsia="Times New Roman" w:cs="Arial"/>
          <w:szCs w:val="20"/>
          <w:lang w:val="en-SG" w:eastAsia="en-GB"/>
        </w:rPr>
        <w:t>Creating, growing and stabilising businesses. Building stronger organisations</w:t>
      </w:r>
    </w:p>
    <w:p w14:paraId="71495975" w14:textId="77777777" w:rsidR="007D78D1" w:rsidRPr="007D78D1" w:rsidRDefault="007D78D1" w:rsidP="007D78D1">
      <w:pPr>
        <w:snapToGrid w:val="0"/>
        <w:spacing w:after="200"/>
        <w:jc w:val="both"/>
        <w:rPr>
          <w:rFonts w:eastAsia="Times New Roman" w:cs="Arial"/>
          <w:b/>
          <w:bCs/>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60"/>
        <w:gridCol w:w="8629"/>
      </w:tblGrid>
      <w:tr w:rsidR="00BC7471" w14:paraId="41981C80" w14:textId="77777777" w:rsidTr="00110D44">
        <w:tc>
          <w:tcPr>
            <w:tcW w:w="1560" w:type="dxa"/>
          </w:tcPr>
          <w:p w14:paraId="4BB32748" w14:textId="221223BE" w:rsidR="00BC7471" w:rsidRPr="00AA30D1" w:rsidRDefault="00BC7471" w:rsidP="007D78D1">
            <w:pPr>
              <w:snapToGrid w:val="0"/>
              <w:spacing w:after="200"/>
              <w:jc w:val="both"/>
              <w:rPr>
                <w:rFonts w:eastAsia="Times New Roman" w:cs="Arial"/>
                <w:szCs w:val="20"/>
                <w:highlight w:val="cyan"/>
                <w:lang w:val="en-SG" w:eastAsia="en-GB"/>
                <w:rPrChange w:id="7" w:author="Nicholas Zaklama" w:date="2026-06-07T19:07:00Z" w16du:dateUtc="2026-06-07T11:07:00Z">
                  <w:rPr>
                    <w:rFonts w:eastAsia="Times New Roman" w:cs="Arial"/>
                    <w:szCs w:val="20"/>
                    <w:lang w:val="en-SG" w:eastAsia="en-GB"/>
                  </w:rPr>
                </w:rPrChange>
              </w:rPr>
            </w:pPr>
            <w:r w:rsidRPr="00AA30D1">
              <w:rPr>
                <w:rFonts w:eastAsia="Times New Roman" w:cs="Arial"/>
                <w:szCs w:val="20"/>
                <w:highlight w:val="cyan"/>
                <w:lang w:val="en-SG" w:eastAsia="en-GB"/>
                <w:rPrChange w:id="8" w:author="Nicholas Zaklama" w:date="2026-06-07T19:07:00Z" w16du:dateUtc="2026-06-07T11:07:00Z">
                  <w:rPr>
                    <w:rFonts w:eastAsia="Times New Roman" w:cs="Arial"/>
                    <w:szCs w:val="20"/>
                    <w:lang w:val="en-SG" w:eastAsia="en-GB"/>
                  </w:rPr>
                </w:rPrChange>
              </w:rPr>
              <w:t>Challenge</w:t>
            </w:r>
          </w:p>
        </w:tc>
        <w:tc>
          <w:tcPr>
            <w:tcW w:w="8629" w:type="dxa"/>
          </w:tcPr>
          <w:p w14:paraId="225A7B43" w14:textId="77777777" w:rsidR="006A560C" w:rsidRPr="00AA30D1" w:rsidRDefault="00BC7471" w:rsidP="006A560C">
            <w:pPr>
              <w:snapToGrid w:val="0"/>
              <w:spacing w:after="200"/>
              <w:jc w:val="both"/>
              <w:rPr>
                <w:ins w:id="9" w:author="Nicholas Zaklama" w:date="2026-06-07T18:41:00Z" w16du:dateUtc="2026-06-07T10:41:00Z"/>
                <w:highlight w:val="cyan"/>
                <w:rPrChange w:id="10" w:author="Nicholas Zaklama" w:date="2026-06-07T19:07:00Z" w16du:dateUtc="2026-06-07T11:07:00Z">
                  <w:rPr>
                    <w:ins w:id="11" w:author="Nicholas Zaklama" w:date="2026-06-07T18:41:00Z" w16du:dateUtc="2026-06-07T10:41:00Z"/>
                  </w:rPr>
                </w:rPrChange>
              </w:rPr>
            </w:pPr>
            <w:del w:id="12" w:author="Nicholas Zaklama" w:date="2026-06-07T18:41:00Z" w16du:dateUtc="2026-06-07T10:41:00Z">
              <w:r w:rsidRPr="00AA30D1" w:rsidDel="006A560C">
                <w:rPr>
                  <w:rFonts w:eastAsia="Times New Roman" w:cs="Arial"/>
                  <w:szCs w:val="20"/>
                  <w:highlight w:val="cyan"/>
                  <w:lang w:val="en-SG" w:eastAsia="en-GB"/>
                  <w:rPrChange w:id="13" w:author="Nicholas Zaklama" w:date="2026-06-07T19:07:00Z" w16du:dateUtc="2026-06-07T11:07:00Z">
                    <w:rPr>
                      <w:rFonts w:eastAsia="Times New Roman" w:cs="Arial"/>
                      <w:szCs w:val="20"/>
                      <w:lang w:val="en-SG" w:eastAsia="en-GB"/>
                    </w:rPr>
                  </w:rPrChange>
                </w:rPr>
                <w:delText xml:space="preserve">Organisations rarely struggle because they lack ambition, expertise or opportunity. </w:delText>
              </w:r>
              <w:r w:rsidR="00110D44" w:rsidRPr="00AA30D1" w:rsidDel="006A560C">
                <w:rPr>
                  <w:rFonts w:eastAsia="Times New Roman" w:cs="Arial"/>
                  <w:szCs w:val="20"/>
                  <w:highlight w:val="cyan"/>
                  <w:lang w:val="en-SG" w:eastAsia="en-GB"/>
                  <w:rPrChange w:id="14" w:author="Nicholas Zaklama" w:date="2026-06-07T19:07:00Z" w16du:dateUtc="2026-06-07T11:07:00Z">
                    <w:rPr>
                      <w:rFonts w:eastAsia="Times New Roman" w:cs="Arial"/>
                      <w:szCs w:val="20"/>
                      <w:lang w:val="en-SG" w:eastAsia="en-GB"/>
                    </w:rPr>
                  </w:rPrChange>
                </w:rPr>
                <w:delText xml:space="preserve"> </w:delText>
              </w:r>
              <w:r w:rsidRPr="00AA30D1" w:rsidDel="006A560C">
                <w:rPr>
                  <w:rFonts w:eastAsia="Times New Roman" w:cs="Arial"/>
                  <w:szCs w:val="20"/>
                  <w:highlight w:val="cyan"/>
                  <w:lang w:val="en-SG" w:eastAsia="en-GB"/>
                  <w:rPrChange w:id="15" w:author="Nicholas Zaklama" w:date="2026-06-07T19:07:00Z" w16du:dateUtc="2026-06-07T11:07:00Z">
                    <w:rPr>
                      <w:rFonts w:eastAsia="Times New Roman" w:cs="Arial"/>
                      <w:szCs w:val="20"/>
                      <w:lang w:val="en-SG" w:eastAsia="en-GB"/>
                    </w:rPr>
                  </w:rPrChange>
                </w:rPr>
                <w:delText xml:space="preserve">The challenge is rarely the destination itself, but bringing together </w:delText>
              </w:r>
              <w:r w:rsidR="00EB5518" w:rsidRPr="00AA30D1" w:rsidDel="006A560C">
                <w:rPr>
                  <w:rFonts w:eastAsia="Times New Roman" w:cs="Arial"/>
                  <w:szCs w:val="20"/>
                  <w:highlight w:val="cyan"/>
                  <w:lang w:val="en-SG" w:eastAsia="en-GB"/>
                  <w:rPrChange w:id="16" w:author="Nicholas Zaklama" w:date="2026-06-07T19:07:00Z" w16du:dateUtc="2026-06-07T11:07:00Z">
                    <w:rPr>
                      <w:rFonts w:eastAsia="Times New Roman" w:cs="Arial"/>
                      <w:szCs w:val="20"/>
                      <w:lang w:val="en-SG" w:eastAsia="en-GB"/>
                    </w:rPr>
                  </w:rPrChange>
                </w:rPr>
                <w:delText>competing stakeholder interests</w:delText>
              </w:r>
              <w:r w:rsidRPr="00AA30D1" w:rsidDel="006A560C">
                <w:rPr>
                  <w:rFonts w:eastAsia="Times New Roman" w:cs="Arial"/>
                  <w:szCs w:val="20"/>
                  <w:highlight w:val="cyan"/>
                  <w:lang w:val="en-SG" w:eastAsia="en-GB"/>
                  <w:rPrChange w:id="17" w:author="Nicholas Zaklama" w:date="2026-06-07T19:07:00Z" w16du:dateUtc="2026-06-07T11:07:00Z">
                    <w:rPr>
                      <w:rFonts w:eastAsia="Times New Roman" w:cs="Arial"/>
                      <w:szCs w:val="20"/>
                      <w:lang w:val="en-SG" w:eastAsia="en-GB"/>
                    </w:rPr>
                  </w:rPrChange>
                </w:rPr>
                <w:delText xml:space="preserve"> to create the pathway from </w:delText>
              </w:r>
              <w:r w:rsidR="00060D45" w:rsidRPr="00AA30D1" w:rsidDel="006A560C">
                <w:rPr>
                  <w:rFonts w:eastAsia="Times New Roman" w:cs="Arial"/>
                  <w:szCs w:val="20"/>
                  <w:highlight w:val="cyan"/>
                  <w:lang w:val="en-SG" w:eastAsia="en-GB"/>
                  <w:rPrChange w:id="18" w:author="Nicholas Zaklama" w:date="2026-06-07T19:07:00Z" w16du:dateUtc="2026-06-07T11:07:00Z">
                    <w:rPr>
                      <w:rFonts w:eastAsia="Times New Roman" w:cs="Arial"/>
                      <w:szCs w:val="20"/>
                      <w:lang w:val="en-SG" w:eastAsia="en-GB"/>
                    </w:rPr>
                  </w:rPrChange>
                </w:rPr>
                <w:delText>idea</w:delText>
              </w:r>
              <w:r w:rsidRPr="00AA30D1" w:rsidDel="006A560C">
                <w:rPr>
                  <w:rFonts w:eastAsia="Times New Roman" w:cs="Arial"/>
                  <w:szCs w:val="20"/>
                  <w:highlight w:val="cyan"/>
                  <w:lang w:val="en-SG" w:eastAsia="en-GB"/>
                  <w:rPrChange w:id="19" w:author="Nicholas Zaklama" w:date="2026-06-07T19:07:00Z" w16du:dateUtc="2026-06-07T11:07:00Z">
                    <w:rPr>
                      <w:rFonts w:eastAsia="Times New Roman" w:cs="Arial"/>
                      <w:szCs w:val="20"/>
                      <w:lang w:val="en-SG" w:eastAsia="en-GB"/>
                    </w:rPr>
                  </w:rPrChange>
                </w:rPr>
                <w:delText xml:space="preserve"> to outcome. </w:delText>
              </w:r>
              <w:r w:rsidR="00110D44" w:rsidRPr="00AA30D1" w:rsidDel="006A560C">
                <w:rPr>
                  <w:rFonts w:eastAsia="Times New Roman" w:cs="Arial"/>
                  <w:szCs w:val="20"/>
                  <w:highlight w:val="cyan"/>
                  <w:lang w:val="en-SG" w:eastAsia="en-GB"/>
                  <w:rPrChange w:id="20" w:author="Nicholas Zaklama" w:date="2026-06-07T19:07:00Z" w16du:dateUtc="2026-06-07T11:07:00Z">
                    <w:rPr>
                      <w:rFonts w:eastAsia="Times New Roman" w:cs="Arial"/>
                      <w:szCs w:val="20"/>
                      <w:lang w:val="en-SG" w:eastAsia="en-GB"/>
                    </w:rPr>
                  </w:rPrChange>
                </w:rPr>
                <w:delText xml:space="preserve"> </w:delText>
              </w:r>
              <w:r w:rsidRPr="00AA30D1" w:rsidDel="006A560C">
                <w:rPr>
                  <w:rFonts w:eastAsia="Times New Roman" w:cs="Arial"/>
                  <w:szCs w:val="20"/>
                  <w:highlight w:val="cyan"/>
                  <w:lang w:val="en-SG" w:eastAsia="en-GB"/>
                  <w:rPrChange w:id="21" w:author="Nicholas Zaklama" w:date="2026-06-07T19:07:00Z" w16du:dateUtc="2026-06-07T11:07:00Z">
                    <w:rPr>
                      <w:rFonts w:eastAsia="Times New Roman" w:cs="Arial"/>
                      <w:szCs w:val="20"/>
                      <w:lang w:val="en-SG" w:eastAsia="en-GB"/>
                    </w:rPr>
                  </w:rPrChange>
                </w:rPr>
                <w:delText xml:space="preserve">The strongest outcomes do more than solve the immediate challenge. </w:delText>
              </w:r>
              <w:r w:rsidR="00110D44" w:rsidRPr="00AA30D1" w:rsidDel="006A560C">
                <w:rPr>
                  <w:rFonts w:eastAsia="Times New Roman" w:cs="Arial"/>
                  <w:szCs w:val="20"/>
                  <w:highlight w:val="cyan"/>
                  <w:lang w:val="en-SG" w:eastAsia="en-GB"/>
                  <w:rPrChange w:id="22" w:author="Nicholas Zaklama" w:date="2026-06-07T19:07:00Z" w16du:dateUtc="2026-06-07T11:07:00Z">
                    <w:rPr>
                      <w:rFonts w:eastAsia="Times New Roman" w:cs="Arial"/>
                      <w:szCs w:val="20"/>
                      <w:lang w:val="en-SG" w:eastAsia="en-GB"/>
                    </w:rPr>
                  </w:rPrChange>
                </w:rPr>
                <w:delText xml:space="preserve"> </w:delText>
              </w:r>
              <w:r w:rsidRPr="00AA30D1" w:rsidDel="006A560C">
                <w:rPr>
                  <w:rFonts w:eastAsia="Times New Roman" w:cs="Arial"/>
                  <w:szCs w:val="20"/>
                  <w:highlight w:val="cyan"/>
                  <w:lang w:val="en-SG" w:eastAsia="en-GB"/>
                  <w:rPrChange w:id="23" w:author="Nicholas Zaklama" w:date="2026-06-07T19:07:00Z" w16du:dateUtc="2026-06-07T11:07:00Z">
                    <w:rPr>
                      <w:rFonts w:eastAsia="Times New Roman" w:cs="Arial"/>
                      <w:szCs w:val="20"/>
                      <w:lang w:val="en-SG" w:eastAsia="en-GB"/>
                    </w:rPr>
                  </w:rPrChange>
                </w:rPr>
                <w:delText>They strengthen organisations.</w:delText>
              </w:r>
            </w:del>
          </w:p>
          <w:p w14:paraId="18DE8182" w14:textId="02274C74" w:rsidR="006A560C" w:rsidRPr="00AA30D1" w:rsidRDefault="006A560C" w:rsidP="006A560C">
            <w:pPr>
              <w:snapToGrid w:val="0"/>
              <w:spacing w:after="200"/>
              <w:jc w:val="both"/>
              <w:rPr>
                <w:ins w:id="24" w:author="Nicholas Zaklama" w:date="2026-06-07T18:48:00Z" w16du:dateUtc="2026-06-07T10:48:00Z"/>
                <w:rFonts w:eastAsia="Times New Roman" w:cs="Arial"/>
                <w:szCs w:val="20"/>
                <w:highlight w:val="cyan"/>
                <w:lang w:val="en-SG" w:eastAsia="en-GB"/>
                <w:rPrChange w:id="25" w:author="Nicholas Zaklama" w:date="2026-06-07T19:07:00Z" w16du:dateUtc="2026-06-07T11:07:00Z">
                  <w:rPr>
                    <w:ins w:id="26" w:author="Nicholas Zaklama" w:date="2026-06-07T18:48:00Z" w16du:dateUtc="2026-06-07T10:48:00Z"/>
                    <w:rFonts w:eastAsia="Times New Roman" w:cs="Arial"/>
                    <w:szCs w:val="20"/>
                    <w:lang w:val="en-SG" w:eastAsia="en-GB"/>
                  </w:rPr>
                </w:rPrChange>
              </w:rPr>
            </w:pPr>
            <w:ins w:id="27" w:author="Nicholas Zaklama" w:date="2026-06-07T18:48:00Z" w16du:dateUtc="2026-06-07T10:48:00Z">
              <w:r w:rsidRPr="00AA30D1">
                <w:rPr>
                  <w:rFonts w:eastAsia="Times New Roman" w:cs="Arial"/>
                  <w:szCs w:val="20"/>
                  <w:highlight w:val="cyan"/>
                  <w:lang w:val="en-SG" w:eastAsia="en-GB"/>
                  <w:rPrChange w:id="28" w:author="Nicholas Zaklama" w:date="2026-06-07T19:07:00Z" w16du:dateUtc="2026-06-07T11:07:00Z">
                    <w:rPr>
                      <w:rFonts w:eastAsia="Times New Roman" w:cs="Arial"/>
                      <w:szCs w:val="20"/>
                      <w:lang w:val="en-SG" w:eastAsia="en-GB"/>
                    </w:rPr>
                  </w:rPrChange>
                </w:rPr>
                <w:t>Organisations operate in environments that are constantly evolving. Priorities shift, organisations grow, markets change and new challenges emerge.</w:t>
              </w:r>
            </w:ins>
          </w:p>
          <w:p w14:paraId="32F6D00C" w14:textId="153DE99E" w:rsidR="00BC7471" w:rsidRPr="00AA30D1" w:rsidRDefault="006A560C" w:rsidP="006A560C">
            <w:pPr>
              <w:snapToGrid w:val="0"/>
              <w:spacing w:after="200"/>
              <w:jc w:val="both"/>
              <w:rPr>
                <w:rFonts w:eastAsia="Times New Roman" w:cs="Arial"/>
                <w:szCs w:val="20"/>
                <w:highlight w:val="cyan"/>
                <w:lang w:val="en-SG" w:eastAsia="en-GB"/>
                <w:rPrChange w:id="29" w:author="Nicholas Zaklama" w:date="2026-06-07T19:07:00Z" w16du:dateUtc="2026-06-07T11:07:00Z">
                  <w:rPr>
                    <w:rFonts w:eastAsia="Times New Roman" w:cs="Arial"/>
                    <w:szCs w:val="20"/>
                    <w:lang w:val="en-SG" w:eastAsia="en-GB"/>
                  </w:rPr>
                </w:rPrChange>
              </w:rPr>
            </w:pPr>
            <w:ins w:id="30" w:author="Nicholas Zaklama" w:date="2026-06-07T18:48:00Z" w16du:dateUtc="2026-06-07T10:48:00Z">
              <w:r w:rsidRPr="00AA30D1">
                <w:rPr>
                  <w:rFonts w:eastAsia="Times New Roman" w:cs="Arial"/>
                  <w:szCs w:val="20"/>
                  <w:highlight w:val="cyan"/>
                  <w:lang w:val="en-SG" w:eastAsia="en-GB"/>
                  <w:rPrChange w:id="31" w:author="Nicholas Zaklama" w:date="2026-06-07T19:07:00Z" w16du:dateUtc="2026-06-07T11:07:00Z">
                    <w:rPr>
                      <w:rFonts w:eastAsia="Times New Roman" w:cs="Arial"/>
                      <w:szCs w:val="20"/>
                      <w:lang w:val="en-SG" w:eastAsia="en-GB"/>
                    </w:rPr>
                  </w:rPrChange>
                </w:rPr>
                <w:t>As objectives evolve, organisations do not always adapt at the same pace.  The expertise and perspectives required to achieve those objectives rarely sit in one place and are often shaped by competing priorities and constraints.</w:t>
              </w:r>
            </w:ins>
          </w:p>
        </w:tc>
      </w:tr>
      <w:tr w:rsidR="00BC7471" w14:paraId="2D47AD0C" w14:textId="77777777" w:rsidTr="00110D44">
        <w:tc>
          <w:tcPr>
            <w:tcW w:w="1560" w:type="dxa"/>
          </w:tcPr>
          <w:p w14:paraId="038A2090" w14:textId="09A4E4C4" w:rsidR="00BC7471" w:rsidRPr="00AA30D1" w:rsidRDefault="00BC7471" w:rsidP="007D78D1">
            <w:pPr>
              <w:snapToGrid w:val="0"/>
              <w:spacing w:after="200"/>
              <w:jc w:val="both"/>
              <w:rPr>
                <w:rFonts w:eastAsia="Times New Roman" w:cs="Arial"/>
                <w:szCs w:val="20"/>
                <w:highlight w:val="cyan"/>
                <w:lang w:val="en-SG" w:eastAsia="en-GB"/>
                <w:rPrChange w:id="32" w:author="Nicholas Zaklama" w:date="2026-06-07T19:07:00Z" w16du:dateUtc="2026-06-07T11:07:00Z">
                  <w:rPr>
                    <w:rFonts w:eastAsia="Times New Roman" w:cs="Arial"/>
                    <w:szCs w:val="20"/>
                    <w:lang w:val="en-SG" w:eastAsia="en-GB"/>
                  </w:rPr>
                </w:rPrChange>
              </w:rPr>
            </w:pPr>
            <w:r w:rsidRPr="00AA30D1">
              <w:rPr>
                <w:rFonts w:eastAsia="Times New Roman" w:cs="Arial"/>
                <w:szCs w:val="20"/>
                <w:highlight w:val="cyan"/>
                <w:lang w:val="en-SG" w:eastAsia="en-GB"/>
                <w:rPrChange w:id="33" w:author="Nicholas Zaklama" w:date="2026-06-07T19:07:00Z" w16du:dateUtc="2026-06-07T11:07:00Z">
                  <w:rPr>
                    <w:rFonts w:eastAsia="Times New Roman" w:cs="Arial"/>
                    <w:szCs w:val="20"/>
                    <w:lang w:val="en-SG" w:eastAsia="en-GB"/>
                  </w:rPr>
                </w:rPrChange>
              </w:rPr>
              <w:t>Route forward</w:t>
            </w:r>
          </w:p>
        </w:tc>
        <w:tc>
          <w:tcPr>
            <w:tcW w:w="8629" w:type="dxa"/>
          </w:tcPr>
          <w:p w14:paraId="399A4F72" w14:textId="77777777" w:rsidR="00BC7471" w:rsidRPr="00AA30D1" w:rsidRDefault="00110D44" w:rsidP="00110D44">
            <w:pPr>
              <w:snapToGrid w:val="0"/>
              <w:spacing w:after="200"/>
              <w:jc w:val="both"/>
              <w:rPr>
                <w:ins w:id="34" w:author="Nicholas Zaklama" w:date="2026-06-07T18:42:00Z" w16du:dateUtc="2026-06-07T10:42:00Z"/>
                <w:rFonts w:eastAsia="Times New Roman" w:cs="Arial"/>
                <w:szCs w:val="20"/>
                <w:highlight w:val="cyan"/>
                <w:lang w:val="en-SG" w:eastAsia="en-GB"/>
                <w:rPrChange w:id="35" w:author="Nicholas Zaklama" w:date="2026-06-07T19:07:00Z" w16du:dateUtc="2026-06-07T11:07:00Z">
                  <w:rPr>
                    <w:ins w:id="36" w:author="Nicholas Zaklama" w:date="2026-06-07T18:42:00Z" w16du:dateUtc="2026-06-07T10:42:00Z"/>
                    <w:rFonts w:eastAsia="Times New Roman" w:cs="Arial"/>
                    <w:szCs w:val="20"/>
                    <w:lang w:val="en-SG" w:eastAsia="en-GB"/>
                  </w:rPr>
                </w:rPrChange>
              </w:rPr>
            </w:pPr>
            <w:del w:id="37" w:author="Nicholas Zaklama" w:date="2026-06-07T18:42:00Z" w16du:dateUtc="2026-06-07T10:42:00Z">
              <w:r w:rsidRPr="00AA30D1" w:rsidDel="006A560C">
                <w:rPr>
                  <w:rFonts w:eastAsia="Times New Roman" w:cs="Arial"/>
                  <w:szCs w:val="20"/>
                  <w:highlight w:val="cyan"/>
                  <w:lang w:val="en-SG" w:eastAsia="en-GB"/>
                  <w:rPrChange w:id="38" w:author="Nicholas Zaklama" w:date="2026-06-07T19:07:00Z" w16du:dateUtc="2026-06-07T11:07:00Z">
                    <w:rPr>
                      <w:rFonts w:eastAsia="Times New Roman" w:cs="Arial"/>
                      <w:szCs w:val="20"/>
                      <w:lang w:val="en-SG" w:eastAsia="en-GB"/>
                    </w:rPr>
                  </w:rPrChange>
                </w:rPr>
                <w:delText xml:space="preserve">Progress requires distinguishing the issues that matter most and focusing effort on the decisions that will shape the outcome.  The expertise and perspectives required to turn vision into reality rarely sit in one place and are often shaped by </w:delText>
              </w:r>
              <w:r w:rsidR="00552B09" w:rsidRPr="00AA30D1" w:rsidDel="006A560C">
                <w:rPr>
                  <w:rFonts w:eastAsia="Times New Roman" w:cs="Arial"/>
                  <w:szCs w:val="20"/>
                  <w:highlight w:val="cyan"/>
                  <w:lang w:val="en-SG" w:eastAsia="en-GB"/>
                  <w:rPrChange w:id="39" w:author="Nicholas Zaklama" w:date="2026-06-07T19:07:00Z" w16du:dateUtc="2026-06-07T11:07:00Z">
                    <w:rPr>
                      <w:rFonts w:eastAsia="Times New Roman" w:cs="Arial"/>
                      <w:szCs w:val="20"/>
                      <w:lang w:val="en-SG" w:eastAsia="en-GB"/>
                    </w:rPr>
                  </w:rPrChange>
                </w:rPr>
                <w:delText>conflicting</w:delText>
              </w:r>
              <w:r w:rsidRPr="00AA30D1" w:rsidDel="006A560C">
                <w:rPr>
                  <w:rFonts w:eastAsia="Times New Roman" w:cs="Arial"/>
                  <w:szCs w:val="20"/>
                  <w:highlight w:val="cyan"/>
                  <w:lang w:val="en-SG" w:eastAsia="en-GB"/>
                  <w:rPrChange w:id="40" w:author="Nicholas Zaklama" w:date="2026-06-07T19:07:00Z" w16du:dateUtc="2026-06-07T11:07:00Z">
                    <w:rPr>
                      <w:rFonts w:eastAsia="Times New Roman" w:cs="Arial"/>
                      <w:szCs w:val="20"/>
                      <w:lang w:val="en-SG" w:eastAsia="en-GB"/>
                    </w:rPr>
                  </w:rPrChange>
                </w:rPr>
                <w:delText xml:space="preserve"> </w:delText>
              </w:r>
              <w:r w:rsidR="00552B09" w:rsidRPr="00AA30D1" w:rsidDel="006A560C">
                <w:rPr>
                  <w:rFonts w:eastAsia="Times New Roman" w:cs="Arial"/>
                  <w:szCs w:val="20"/>
                  <w:highlight w:val="cyan"/>
                  <w:lang w:val="en-SG" w:eastAsia="en-GB"/>
                  <w:rPrChange w:id="41" w:author="Nicholas Zaklama" w:date="2026-06-07T19:07:00Z" w16du:dateUtc="2026-06-07T11:07:00Z">
                    <w:rPr>
                      <w:rFonts w:eastAsia="Times New Roman" w:cs="Arial"/>
                      <w:szCs w:val="20"/>
                      <w:lang w:val="en-SG" w:eastAsia="en-GB"/>
                    </w:rPr>
                  </w:rPrChange>
                </w:rPr>
                <w:delText>priorities and constraints</w:delText>
              </w:r>
              <w:r w:rsidRPr="00AA30D1" w:rsidDel="006A560C">
                <w:rPr>
                  <w:rFonts w:eastAsia="Times New Roman" w:cs="Arial"/>
                  <w:szCs w:val="20"/>
                  <w:highlight w:val="cyan"/>
                  <w:lang w:val="en-SG" w:eastAsia="en-GB"/>
                  <w:rPrChange w:id="42" w:author="Nicholas Zaklama" w:date="2026-06-07T19:07:00Z" w16du:dateUtc="2026-06-07T11:07:00Z">
                    <w:rPr>
                      <w:rFonts w:eastAsia="Times New Roman" w:cs="Arial"/>
                      <w:szCs w:val="20"/>
                      <w:lang w:val="en-SG" w:eastAsia="en-GB"/>
                    </w:rPr>
                  </w:rPrChange>
                </w:rPr>
                <w:delText xml:space="preserve">.  Realising that vision requires </w:delText>
              </w:r>
              <w:r w:rsidR="00552B09" w:rsidRPr="00AA30D1" w:rsidDel="006A560C">
                <w:rPr>
                  <w:rFonts w:eastAsia="Times New Roman" w:cs="Arial"/>
                  <w:szCs w:val="20"/>
                  <w:highlight w:val="cyan"/>
                  <w:lang w:val="en-SG" w:eastAsia="en-GB"/>
                  <w:rPrChange w:id="43" w:author="Nicholas Zaklama" w:date="2026-06-07T19:07:00Z" w16du:dateUtc="2026-06-07T11:07:00Z">
                    <w:rPr>
                      <w:rFonts w:eastAsia="Times New Roman" w:cs="Arial"/>
                      <w:szCs w:val="20"/>
                      <w:lang w:val="en-SG" w:eastAsia="en-GB"/>
                    </w:rPr>
                  </w:rPrChange>
                </w:rPr>
                <w:delText>reconciling these often divergent dynamics</w:delText>
              </w:r>
              <w:r w:rsidRPr="00AA30D1" w:rsidDel="006A560C">
                <w:rPr>
                  <w:rFonts w:eastAsia="Times New Roman" w:cs="Arial"/>
                  <w:szCs w:val="20"/>
                  <w:highlight w:val="cyan"/>
                  <w:lang w:val="en-SG" w:eastAsia="en-GB"/>
                  <w:rPrChange w:id="44" w:author="Nicholas Zaklama" w:date="2026-06-07T19:07:00Z" w16du:dateUtc="2026-06-07T11:07:00Z">
                    <w:rPr>
                      <w:rFonts w:eastAsia="Times New Roman" w:cs="Arial"/>
                      <w:szCs w:val="20"/>
                      <w:lang w:val="en-SG" w:eastAsia="en-GB"/>
                    </w:rPr>
                  </w:rPrChange>
                </w:rPr>
                <w:delText xml:space="preserve"> in a way that creates direction, builds momentum and delivers tangible results.</w:delText>
              </w:r>
            </w:del>
          </w:p>
          <w:p w14:paraId="06B83A55" w14:textId="7E4F9F1B" w:rsidR="006A560C" w:rsidRPr="00AA30D1" w:rsidRDefault="006A560C" w:rsidP="006A560C">
            <w:pPr>
              <w:snapToGrid w:val="0"/>
              <w:spacing w:after="200"/>
              <w:jc w:val="both"/>
              <w:rPr>
                <w:ins w:id="45" w:author="Nicholas Zaklama" w:date="2026-06-07T18:48:00Z" w16du:dateUtc="2026-06-07T10:48:00Z"/>
                <w:rFonts w:eastAsia="Times New Roman" w:cs="Arial"/>
                <w:szCs w:val="20"/>
                <w:highlight w:val="cyan"/>
                <w:lang w:val="en-SG" w:eastAsia="en-GB"/>
                <w:rPrChange w:id="46" w:author="Nicholas Zaklama" w:date="2026-06-07T19:07:00Z" w16du:dateUtc="2026-06-07T11:07:00Z">
                  <w:rPr>
                    <w:ins w:id="47" w:author="Nicholas Zaklama" w:date="2026-06-07T18:48:00Z" w16du:dateUtc="2026-06-07T10:48:00Z"/>
                    <w:rFonts w:eastAsia="Times New Roman" w:cs="Arial"/>
                    <w:szCs w:val="20"/>
                    <w:lang w:val="en-SG" w:eastAsia="en-GB"/>
                  </w:rPr>
                </w:rPrChange>
              </w:rPr>
            </w:pPr>
            <w:ins w:id="48" w:author="Nicholas Zaklama" w:date="2026-06-07T18:48:00Z" w16du:dateUtc="2026-06-07T10:48:00Z">
              <w:r w:rsidRPr="00AA30D1">
                <w:rPr>
                  <w:rFonts w:eastAsia="Times New Roman" w:cs="Arial"/>
                  <w:szCs w:val="20"/>
                  <w:highlight w:val="cyan"/>
                  <w:lang w:val="en-SG" w:eastAsia="en-GB"/>
                  <w:rPrChange w:id="49" w:author="Nicholas Zaklama" w:date="2026-06-07T19:07:00Z" w16du:dateUtc="2026-06-07T11:07:00Z">
                    <w:rPr>
                      <w:rFonts w:eastAsia="Times New Roman" w:cs="Arial"/>
                      <w:szCs w:val="20"/>
                      <w:lang w:val="en-SG" w:eastAsia="en-GB"/>
                    </w:rPr>
                  </w:rPrChange>
                </w:rPr>
                <w:t>Achieving successful outcomes requires more than expertise alone.</w:t>
              </w:r>
            </w:ins>
          </w:p>
          <w:p w14:paraId="650FE16B" w14:textId="5490CC91" w:rsidR="006A560C" w:rsidRPr="00AA30D1" w:rsidRDefault="006A560C" w:rsidP="006A560C">
            <w:pPr>
              <w:snapToGrid w:val="0"/>
              <w:spacing w:after="200"/>
              <w:jc w:val="both"/>
              <w:rPr>
                <w:rFonts w:eastAsia="Times New Roman" w:cs="Arial"/>
                <w:szCs w:val="20"/>
                <w:highlight w:val="cyan"/>
                <w:lang w:val="en-SG" w:eastAsia="en-GB"/>
                <w:rPrChange w:id="50" w:author="Nicholas Zaklama" w:date="2026-06-07T19:07:00Z" w16du:dateUtc="2026-06-07T11:07:00Z">
                  <w:rPr>
                    <w:rFonts w:eastAsia="Times New Roman" w:cs="Arial"/>
                    <w:szCs w:val="20"/>
                    <w:lang w:val="en-SG" w:eastAsia="en-GB"/>
                  </w:rPr>
                </w:rPrChange>
              </w:rPr>
            </w:pPr>
            <w:ins w:id="51" w:author="Nicholas Zaklama" w:date="2026-06-07T18:48:00Z" w16du:dateUtc="2026-06-07T10:48:00Z">
              <w:r w:rsidRPr="00AA30D1">
                <w:rPr>
                  <w:rFonts w:eastAsia="Times New Roman" w:cs="Arial"/>
                  <w:szCs w:val="20"/>
                  <w:highlight w:val="cyan"/>
                  <w:lang w:val="en-SG" w:eastAsia="en-GB"/>
                  <w:rPrChange w:id="52" w:author="Nicholas Zaklama" w:date="2026-06-07T19:07:00Z" w16du:dateUtc="2026-06-07T11:07:00Z">
                    <w:rPr>
                      <w:rFonts w:eastAsia="Times New Roman" w:cs="Arial"/>
                      <w:szCs w:val="20"/>
                      <w:lang w:val="en-SG" w:eastAsia="en-GB"/>
                    </w:rPr>
                  </w:rPrChange>
                </w:rPr>
                <w:t>Realising that vision requires understanding what leadership is seeking to achieve and identifying what may be preventing progress.  It also requires reconciling often divergent priorities and constraints in a way that creates direction, builds momentum and delivers tangible results.</w:t>
              </w:r>
            </w:ins>
          </w:p>
        </w:tc>
      </w:tr>
      <w:tr w:rsidR="00BC7471" w14:paraId="236B4E40" w14:textId="77777777" w:rsidTr="00110D44">
        <w:tc>
          <w:tcPr>
            <w:tcW w:w="1560" w:type="dxa"/>
          </w:tcPr>
          <w:p w14:paraId="31C683C5" w14:textId="3358096E" w:rsidR="00BC7471" w:rsidRDefault="00BC7471" w:rsidP="007D78D1">
            <w:pPr>
              <w:snapToGrid w:val="0"/>
              <w:spacing w:after="200"/>
              <w:jc w:val="both"/>
              <w:rPr>
                <w:rFonts w:eastAsia="Times New Roman" w:cs="Arial"/>
                <w:szCs w:val="20"/>
                <w:lang w:val="en-SG" w:eastAsia="en-GB"/>
              </w:rPr>
            </w:pPr>
            <w:r>
              <w:rPr>
                <w:rFonts w:eastAsia="Times New Roman" w:cs="Arial"/>
                <w:szCs w:val="20"/>
                <w:lang w:val="en-SG" w:eastAsia="en-GB"/>
              </w:rPr>
              <w:t>Ascendiate</w:t>
            </w:r>
          </w:p>
        </w:tc>
        <w:tc>
          <w:tcPr>
            <w:tcW w:w="8629" w:type="dxa"/>
          </w:tcPr>
          <w:p w14:paraId="27B9F150" w14:textId="736B2019" w:rsidR="00BC7471" w:rsidRDefault="00EB5518" w:rsidP="00EB5518">
            <w:pPr>
              <w:snapToGrid w:val="0"/>
              <w:spacing w:after="200"/>
              <w:jc w:val="both"/>
              <w:rPr>
                <w:rFonts w:eastAsia="Times New Roman" w:cs="Arial"/>
                <w:szCs w:val="20"/>
                <w:lang w:val="en-SG" w:eastAsia="en-GB"/>
              </w:rPr>
            </w:pPr>
            <w:r w:rsidRPr="00EB5518">
              <w:rPr>
                <w:rFonts w:eastAsia="Times New Roman" w:cs="Arial"/>
                <w:szCs w:val="20"/>
                <w:lang w:val="en-SG" w:eastAsia="en-GB"/>
              </w:rPr>
              <w:t>Ascendiate is an independent platform created to turn competing priorities into clear direction and momentum, transforming goals into achievement.</w:t>
            </w:r>
            <w:r>
              <w:rPr>
                <w:rFonts w:eastAsia="Times New Roman" w:cs="Arial"/>
                <w:szCs w:val="20"/>
                <w:lang w:val="en-SG" w:eastAsia="en-GB"/>
              </w:rPr>
              <w:t xml:space="preserve">  </w:t>
            </w:r>
            <w:proofErr w:type="spellStart"/>
            <w:r w:rsidRPr="00EB5518">
              <w:rPr>
                <w:rFonts w:eastAsia="Times New Roman" w:cs="Arial"/>
                <w:szCs w:val="20"/>
                <w:lang w:val="en-SG" w:eastAsia="en-GB"/>
              </w:rPr>
              <w:t>Ascendiate’s</w:t>
            </w:r>
            <w:proofErr w:type="spellEnd"/>
            <w:r w:rsidRPr="00EB5518">
              <w:rPr>
                <w:rFonts w:eastAsia="Times New Roman" w:cs="Arial"/>
                <w:szCs w:val="20"/>
                <w:lang w:val="en-SG" w:eastAsia="en-GB"/>
              </w:rPr>
              <w:t xml:space="preserve"> value is not only to achieve today’s objectives, but also to build the organisational capability required to address tomorrow’s challenges.</w:t>
            </w:r>
          </w:p>
        </w:tc>
      </w:tr>
    </w:tbl>
    <w:p w14:paraId="20CF0E40" w14:textId="77777777" w:rsidR="00DE574F" w:rsidRDefault="00DE574F" w:rsidP="00DE574F">
      <w:pPr>
        <w:snapToGrid w:val="0"/>
        <w:spacing w:after="200"/>
        <w:jc w:val="both"/>
        <w:rPr>
          <w:rFonts w:eastAsia="Times New Roman" w:cs="Arial"/>
          <w:b/>
          <w:bCs/>
          <w:szCs w:val="20"/>
          <w:lang w:val="en-SG" w:eastAsia="en-GB"/>
        </w:rPr>
      </w:pPr>
    </w:p>
    <w:p w14:paraId="2DA82D2F" w14:textId="4262710F"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t>Design intent</w:t>
      </w:r>
    </w:p>
    <w:p w14:paraId="3504C4F2" w14:textId="2BE7B387"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 xml:space="preserve">This section explain the philosophy that underpins the outcomes demonstrated in the </w:t>
      </w:r>
      <w:r w:rsidRPr="00DE574F">
        <w:rPr>
          <w:rFonts w:eastAsia="Times New Roman" w:cs="Arial"/>
          <w:i/>
          <w:iCs/>
          <w:szCs w:val="20"/>
          <w:lang w:val="en-SG" w:eastAsia="en-GB"/>
        </w:rPr>
        <w:t>Experience</w:t>
      </w:r>
      <w:r w:rsidRPr="00DE574F">
        <w:rPr>
          <w:rFonts w:eastAsia="Times New Roman" w:cs="Arial"/>
          <w:szCs w:val="20"/>
          <w:lang w:val="en-SG" w:eastAsia="en-GB"/>
        </w:rPr>
        <w:t xml:space="preserve"> section</w:t>
      </w:r>
    </w:p>
    <w:p w14:paraId="289E80D4" w14:textId="71749ED8"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focus should be on judgement, integration and execution rather than technical expertise, industry credentials or professional qualifications</w:t>
      </w:r>
    </w:p>
    <w:p w14:paraId="0128BBFD" w14:textId="169DF6F8"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lastRenderedPageBreak/>
        <w:t>Thi</w:t>
      </w:r>
      <w:r w:rsidR="009A42A1">
        <w:rPr>
          <w:rFonts w:eastAsia="Times New Roman" w:cs="Arial"/>
          <w:szCs w:val="20"/>
          <w:lang w:val="en-SG" w:eastAsia="en-GB"/>
        </w:rPr>
        <w:t>s</w:t>
      </w:r>
      <w:r w:rsidRPr="00DE574F">
        <w:rPr>
          <w:rFonts w:eastAsia="Times New Roman" w:cs="Arial"/>
          <w:szCs w:val="20"/>
          <w:lang w:val="en-SG" w:eastAsia="en-GB"/>
        </w:rPr>
        <w:t xml:space="preserve"> section should communicate that Ascendiate operates across disciplines, helping connect expertise, stakeholders, decisions and execution in pursuit of business outcomes</w:t>
      </w:r>
    </w:p>
    <w:p w14:paraId="7D558079" w14:textId="29DBA29B"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reader should feel that Ascendiate understands both the destination and the challenges involved in reaching it</w:t>
      </w:r>
    </w:p>
    <w:p w14:paraId="0F51A498" w14:textId="31283B6C" w:rsidR="00DE574F" w:rsidRPr="00DE574F" w:rsidRDefault="00DE574F" w:rsidP="00DE574F">
      <w:pPr>
        <w:snapToGrid w:val="0"/>
        <w:spacing w:after="200"/>
        <w:jc w:val="both"/>
        <w:rPr>
          <w:rFonts w:eastAsia="Times New Roman" w:cs="Arial"/>
          <w:szCs w:val="20"/>
          <w:lang w:val="en-SG" w:eastAsia="en-GB"/>
        </w:rPr>
      </w:pPr>
      <w:r w:rsidRPr="00DE574F">
        <w:rPr>
          <w:rFonts w:eastAsia="Times New Roman" w:cs="Arial"/>
          <w:szCs w:val="20"/>
          <w:lang w:val="en-SG" w:eastAsia="en-GB"/>
        </w:rPr>
        <w:t>The section should feel human and considered without becoming personal</w:t>
      </w:r>
    </w:p>
    <w:p w14:paraId="4A2416B6" w14:textId="77777777" w:rsidR="00DE574F" w:rsidRPr="00DE574F" w:rsidRDefault="00DE574F" w:rsidP="00DE574F">
      <w:pPr>
        <w:snapToGrid w:val="0"/>
        <w:spacing w:after="200"/>
        <w:jc w:val="both"/>
        <w:rPr>
          <w:rFonts w:eastAsia="Times New Roman" w:cs="Arial"/>
          <w:b/>
          <w:bCs/>
          <w:szCs w:val="20"/>
          <w:lang w:val="en-SG" w:eastAsia="en-GB"/>
        </w:rPr>
      </w:pPr>
    </w:p>
    <w:p w14:paraId="3339C2EF" w14:textId="348A7373" w:rsidR="00DE574F" w:rsidRPr="00DE574F" w:rsidRDefault="00DE574F" w:rsidP="00DE574F">
      <w:pPr>
        <w:snapToGrid w:val="0"/>
        <w:spacing w:after="200"/>
        <w:jc w:val="both"/>
        <w:rPr>
          <w:rFonts w:eastAsia="Times New Roman" w:cs="Arial"/>
          <w:b/>
          <w:bCs/>
          <w:szCs w:val="20"/>
          <w:lang w:val="en-SG" w:eastAsia="en-GB"/>
        </w:rPr>
      </w:pPr>
      <w:r w:rsidRPr="00DE574F">
        <w:rPr>
          <w:rFonts w:eastAsia="Times New Roman" w:cs="Arial"/>
          <w:b/>
          <w:bCs/>
          <w:szCs w:val="20"/>
          <w:lang w:val="en-SG" w:eastAsia="en-GB"/>
        </w:rPr>
        <w:t>Other comments</w:t>
      </w:r>
    </w:p>
    <w:p w14:paraId="4E27F080" w14:textId="2D647242" w:rsidR="00DE574F"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Avoid positioning Ascendiate as a traditional advisory, consulting or legal business</w:t>
      </w:r>
    </w:p>
    <w:p w14:paraId="216F6828" w14:textId="29DB0D40" w:rsidR="00DE574F"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Avoid implying that leadership teams lack capability or understanding</w:t>
      </w:r>
    </w:p>
    <w:p w14:paraId="53D43EBD" w14:textId="0C661622" w:rsidR="00DE574F"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Avoid presenting Ascendiate as a specialist defined primarily by industry, transaction type or professional discipline</w:t>
      </w:r>
    </w:p>
    <w:p w14:paraId="59867B80" w14:textId="17DA4AD2" w:rsidR="00DE574F"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The emphasis should remain on helping leadership teams create, grow and stabilise businesses through judgement, integration and practical execution</w:t>
      </w:r>
    </w:p>
    <w:p w14:paraId="1185BCEF" w14:textId="24D12505" w:rsidR="00DE574F"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Any visual element should reinforce the themes of connection, structure, pathways or integration rather than aviation, finance or professional services</w:t>
      </w:r>
    </w:p>
    <w:p w14:paraId="5FFE2BE0" w14:textId="77777777" w:rsidR="00010788" w:rsidRPr="00010788" w:rsidRDefault="00DE574F" w:rsidP="00DE574F">
      <w:pPr>
        <w:snapToGrid w:val="0"/>
        <w:spacing w:after="200"/>
        <w:jc w:val="both"/>
        <w:rPr>
          <w:rFonts w:eastAsia="Times New Roman" w:cs="Arial"/>
          <w:szCs w:val="20"/>
          <w:lang w:val="en-SG" w:eastAsia="en-GB"/>
        </w:rPr>
      </w:pPr>
      <w:r w:rsidRPr="00010788">
        <w:rPr>
          <w:rFonts w:eastAsia="Times New Roman" w:cs="Arial"/>
          <w:szCs w:val="20"/>
          <w:lang w:val="en-SG" w:eastAsia="en-GB"/>
        </w:rPr>
        <w:t xml:space="preserve">The section should serve as the philosophical bridge between the proposition established in the </w:t>
      </w:r>
      <w:r w:rsidRPr="00010788">
        <w:rPr>
          <w:rFonts w:eastAsia="Times New Roman" w:cs="Arial"/>
          <w:i/>
          <w:iCs/>
          <w:szCs w:val="20"/>
          <w:lang w:val="en-SG" w:eastAsia="en-GB"/>
        </w:rPr>
        <w:t>Hero</w:t>
      </w:r>
      <w:r w:rsidRPr="00010788">
        <w:rPr>
          <w:rFonts w:eastAsia="Times New Roman" w:cs="Arial"/>
          <w:szCs w:val="20"/>
          <w:lang w:val="en-SG" w:eastAsia="en-GB"/>
        </w:rPr>
        <w:t xml:space="preserve"> section and the evidence presented in the </w:t>
      </w:r>
      <w:r w:rsidRPr="00010788">
        <w:rPr>
          <w:rFonts w:eastAsia="Times New Roman" w:cs="Arial"/>
          <w:i/>
          <w:iCs/>
          <w:szCs w:val="20"/>
          <w:lang w:val="en-SG" w:eastAsia="en-GB"/>
        </w:rPr>
        <w:t>Experience</w:t>
      </w:r>
      <w:r w:rsidRPr="00010788">
        <w:rPr>
          <w:rFonts w:eastAsia="Times New Roman" w:cs="Arial"/>
          <w:szCs w:val="20"/>
          <w:lang w:val="en-SG" w:eastAsia="en-GB"/>
        </w:rPr>
        <w:t xml:space="preserve"> section</w:t>
      </w:r>
    </w:p>
    <w:p w14:paraId="3DB50569" w14:textId="5BB8EA37" w:rsidR="00E31AC9" w:rsidRDefault="00E31AC9" w:rsidP="00DE574F">
      <w:pPr>
        <w:snapToGrid w:val="0"/>
        <w:spacing w:after="200"/>
        <w:jc w:val="both"/>
        <w:rPr>
          <w:rFonts w:eastAsia="Times New Roman" w:cs="Arial"/>
          <w:b/>
          <w:bCs/>
          <w:szCs w:val="20"/>
          <w:lang w:val="en-SG" w:eastAsia="en-GB"/>
        </w:rPr>
      </w:pPr>
      <w:r>
        <w:rPr>
          <w:rFonts w:eastAsia="Times New Roman" w:cs="Arial"/>
          <w:b/>
          <w:bCs/>
          <w:szCs w:val="20"/>
          <w:lang w:val="en-SG" w:eastAsia="en-GB"/>
        </w:rPr>
        <w:br w:type="page"/>
      </w:r>
    </w:p>
    <w:p w14:paraId="3A6D15BD" w14:textId="77777777" w:rsidR="00302C62" w:rsidRDefault="00302C62" w:rsidP="00302C62">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lastRenderedPageBreak/>
        <w:t>APPROACH SECTION</w:t>
      </w:r>
    </w:p>
    <w:p w14:paraId="05E7C8DC" w14:textId="77777777" w:rsidR="00302C62" w:rsidRPr="0063052E" w:rsidRDefault="00302C62" w:rsidP="00302C62">
      <w:pPr>
        <w:snapToGrid w:val="0"/>
        <w:spacing w:after="200"/>
        <w:jc w:val="both"/>
        <w:outlineLvl w:val="1"/>
        <w:rPr>
          <w:rFonts w:eastAsia="Times New Roman" w:cs="Arial"/>
          <w:szCs w:val="20"/>
          <w:lang w:val="en-SG" w:eastAsia="en-GB"/>
        </w:rPr>
      </w:pPr>
    </w:p>
    <w:p w14:paraId="28114131" w14:textId="77777777" w:rsidR="00302C62" w:rsidRPr="00A152FA" w:rsidRDefault="00302C62" w:rsidP="00302C62">
      <w:pPr>
        <w:snapToGrid w:val="0"/>
        <w:spacing w:after="200"/>
        <w:jc w:val="both"/>
        <w:outlineLvl w:val="1"/>
        <w:rPr>
          <w:rFonts w:eastAsia="Times New Roman" w:cs="Arial"/>
          <w:b/>
          <w:bCs/>
          <w:szCs w:val="20"/>
          <w:lang w:val="en-SG" w:eastAsia="en-GB"/>
        </w:rPr>
      </w:pPr>
      <w:r w:rsidRPr="00A152FA">
        <w:rPr>
          <w:rFonts w:eastAsia="Times New Roman" w:cs="Arial"/>
          <w:b/>
          <w:bCs/>
          <w:szCs w:val="20"/>
          <w:lang w:val="en-SG" w:eastAsia="en-GB"/>
        </w:rPr>
        <w:t>Purpose</w:t>
      </w:r>
    </w:p>
    <w:p w14:paraId="38FEC127"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Explain how Ascendiate approaches complex situations and the thinking that underpins its work</w:t>
      </w:r>
    </w:p>
    <w:p w14:paraId="2044D288"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 xml:space="preserve">The section should help the reader </w:t>
      </w:r>
      <w:r>
        <w:rPr>
          <w:rFonts w:eastAsia="Times New Roman" w:cs="Arial"/>
          <w:szCs w:val="20"/>
          <w:lang w:val="en-SG" w:eastAsia="en-GB"/>
        </w:rPr>
        <w:t xml:space="preserve">to </w:t>
      </w:r>
      <w:r w:rsidRPr="0063052E">
        <w:rPr>
          <w:rFonts w:eastAsia="Times New Roman" w:cs="Arial"/>
          <w:szCs w:val="20"/>
          <w:lang w:val="en-SG" w:eastAsia="en-GB"/>
        </w:rPr>
        <w:t>understand how challenges are assessed, how opportunities for improvement are identified and how progress is achieved</w:t>
      </w:r>
    </w:p>
    <w:p w14:paraId="0B4D6B53"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objective is not to describe a methodology, capability set or consulting framework</w:t>
      </w:r>
    </w:p>
    <w:p w14:paraId="341B004E"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objective is to provide insight into the judg</w:t>
      </w:r>
      <w:r>
        <w:rPr>
          <w:rFonts w:eastAsia="Times New Roman" w:cs="Arial"/>
          <w:szCs w:val="20"/>
          <w:lang w:val="en-SG" w:eastAsia="en-GB"/>
        </w:rPr>
        <w:t>e</w:t>
      </w:r>
      <w:r w:rsidRPr="0063052E">
        <w:rPr>
          <w:rFonts w:eastAsia="Times New Roman" w:cs="Arial"/>
          <w:szCs w:val="20"/>
          <w:lang w:val="en-SG" w:eastAsia="en-GB"/>
        </w:rPr>
        <w:t xml:space="preserve">ment, perspective and approach that sit behind the outcomes demonstrated in the </w:t>
      </w:r>
      <w:r w:rsidRPr="00A152FA">
        <w:rPr>
          <w:rFonts w:eastAsia="Times New Roman" w:cs="Arial"/>
          <w:i/>
          <w:iCs/>
          <w:szCs w:val="20"/>
          <w:lang w:val="en-SG" w:eastAsia="en-GB"/>
        </w:rPr>
        <w:t>Experience</w:t>
      </w:r>
      <w:r w:rsidRPr="0063052E">
        <w:rPr>
          <w:rFonts w:eastAsia="Times New Roman" w:cs="Arial"/>
          <w:szCs w:val="20"/>
          <w:lang w:val="en-SG" w:eastAsia="en-GB"/>
        </w:rPr>
        <w:t xml:space="preserve"> section</w:t>
      </w:r>
    </w:p>
    <w:p w14:paraId="0AE7902C"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reader should leave this section understanding not only what Ascendiate does, but how Ascendiate thinks</w:t>
      </w:r>
    </w:p>
    <w:p w14:paraId="7092A7AC"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tone should feel thoughtful, personal and executive-facing</w:t>
      </w:r>
    </w:p>
    <w:p w14:paraId="45375A75" w14:textId="77777777" w:rsidR="00302C62" w:rsidRPr="0063052E" w:rsidRDefault="00302C62" w:rsidP="00302C62">
      <w:pPr>
        <w:snapToGrid w:val="0"/>
        <w:spacing w:after="200"/>
        <w:jc w:val="both"/>
        <w:outlineLvl w:val="1"/>
        <w:rPr>
          <w:rFonts w:eastAsia="Times New Roman" w:cs="Arial"/>
          <w:szCs w:val="20"/>
          <w:lang w:val="en-SG" w:eastAsia="en-GB"/>
        </w:rPr>
      </w:pPr>
    </w:p>
    <w:p w14:paraId="779626C6" w14:textId="77777777" w:rsidR="00302C62" w:rsidRPr="00A152FA" w:rsidRDefault="00302C62" w:rsidP="00302C62">
      <w:pPr>
        <w:snapToGrid w:val="0"/>
        <w:spacing w:after="200"/>
        <w:jc w:val="both"/>
        <w:outlineLvl w:val="1"/>
        <w:rPr>
          <w:rFonts w:eastAsia="Times New Roman" w:cs="Arial"/>
          <w:b/>
          <w:bCs/>
          <w:szCs w:val="20"/>
          <w:lang w:val="en-SG" w:eastAsia="en-GB"/>
        </w:rPr>
      </w:pPr>
      <w:r w:rsidRPr="00A152FA">
        <w:rPr>
          <w:rFonts w:eastAsia="Times New Roman" w:cs="Arial"/>
          <w:b/>
          <w:bCs/>
          <w:szCs w:val="20"/>
          <w:lang w:val="en-SG" w:eastAsia="en-GB"/>
        </w:rPr>
        <w:t>Layout</w:t>
      </w:r>
    </w:p>
    <w:p w14:paraId="565A65D3"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 xml:space="preserve">Continuation of the visual language established in the </w:t>
      </w:r>
      <w:r w:rsidRPr="00A152FA">
        <w:rPr>
          <w:rFonts w:eastAsia="Times New Roman" w:cs="Arial"/>
          <w:i/>
          <w:iCs/>
          <w:szCs w:val="20"/>
          <w:lang w:val="en-SG" w:eastAsia="en-GB"/>
        </w:rPr>
        <w:t>Hero</w:t>
      </w:r>
      <w:r w:rsidRPr="0063052E">
        <w:rPr>
          <w:rFonts w:eastAsia="Times New Roman" w:cs="Arial"/>
          <w:szCs w:val="20"/>
          <w:lang w:val="en-SG" w:eastAsia="en-GB"/>
        </w:rPr>
        <w:t xml:space="preserve">, </w:t>
      </w:r>
      <w:r w:rsidRPr="00A152FA">
        <w:rPr>
          <w:rFonts w:eastAsia="Times New Roman" w:cs="Arial"/>
          <w:i/>
          <w:iCs/>
          <w:szCs w:val="20"/>
          <w:lang w:val="en-SG" w:eastAsia="en-GB"/>
        </w:rPr>
        <w:t>About</w:t>
      </w:r>
      <w:r w:rsidRPr="0063052E">
        <w:rPr>
          <w:rFonts w:eastAsia="Times New Roman" w:cs="Arial"/>
          <w:szCs w:val="20"/>
          <w:lang w:val="en-SG" w:eastAsia="en-GB"/>
        </w:rPr>
        <w:t xml:space="preserve"> and </w:t>
      </w:r>
      <w:r w:rsidRPr="00A152FA">
        <w:rPr>
          <w:rFonts w:eastAsia="Times New Roman" w:cs="Arial"/>
          <w:i/>
          <w:iCs/>
          <w:szCs w:val="20"/>
          <w:lang w:val="en-SG" w:eastAsia="en-GB"/>
        </w:rPr>
        <w:t>Experience</w:t>
      </w:r>
      <w:r w:rsidRPr="0063052E">
        <w:rPr>
          <w:rFonts w:eastAsia="Times New Roman" w:cs="Arial"/>
          <w:szCs w:val="20"/>
          <w:lang w:val="en-SG" w:eastAsia="en-GB"/>
        </w:rPr>
        <w:t xml:space="preserve"> sections</w:t>
      </w:r>
    </w:p>
    <w:p w14:paraId="65013F1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Typography-led</w:t>
      </w:r>
    </w:p>
    <w:p w14:paraId="7BDD733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Generous white space</w:t>
      </w:r>
    </w:p>
    <w:p w14:paraId="79994750"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Editorial rather than promotional</w:t>
      </w:r>
    </w:p>
    <w:p w14:paraId="0851B589"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This is the first section in which Nicholas Zaklama should become visible</w:t>
      </w:r>
    </w:p>
    <w:p w14:paraId="41AE0AC8" w14:textId="77777777" w:rsidR="00302C62" w:rsidRPr="00A152FA" w:rsidRDefault="00302C62" w:rsidP="00302C62">
      <w:pPr>
        <w:snapToGrid w:val="0"/>
        <w:spacing w:after="200"/>
        <w:jc w:val="both"/>
        <w:outlineLvl w:val="1"/>
        <w:rPr>
          <w:rFonts w:eastAsia="Times New Roman" w:cs="Arial"/>
          <w:szCs w:val="20"/>
          <w:lang w:val="en-SG" w:eastAsia="en-GB"/>
        </w:rPr>
      </w:pPr>
      <w:r w:rsidRPr="00A152FA">
        <w:rPr>
          <w:rFonts w:eastAsia="Times New Roman" w:cs="Arial"/>
          <w:szCs w:val="20"/>
          <w:lang w:val="en-SG" w:eastAsia="en-GB"/>
        </w:rPr>
        <w:t>A restrained professional photograph</w:t>
      </w:r>
      <w:r>
        <w:rPr>
          <w:rFonts w:eastAsia="Times New Roman" w:cs="Arial"/>
          <w:szCs w:val="20"/>
          <w:lang w:val="en-SG" w:eastAsia="en-GB"/>
        </w:rPr>
        <w:t xml:space="preserve"> (see e-mail attachment)</w:t>
      </w:r>
      <w:r w:rsidRPr="00A152FA">
        <w:rPr>
          <w:rFonts w:eastAsia="Times New Roman" w:cs="Arial"/>
          <w:szCs w:val="20"/>
          <w:lang w:val="en-SG" w:eastAsia="en-GB"/>
        </w:rPr>
        <w:t xml:space="preserve"> together with </w:t>
      </w:r>
      <w:r>
        <w:rPr>
          <w:rFonts w:eastAsia="Times New Roman" w:cs="Arial"/>
          <w:szCs w:val="20"/>
          <w:lang w:val="en-SG" w:eastAsia="en-GB"/>
        </w:rPr>
        <w:t>the following</w:t>
      </w:r>
      <w:r w:rsidRPr="00A152FA">
        <w:rPr>
          <w:rFonts w:eastAsia="Times New Roman" w:cs="Arial"/>
          <w:szCs w:val="20"/>
          <w:lang w:val="en-SG" w:eastAsia="en-GB"/>
        </w:rPr>
        <w:t xml:space="preserve"> short descriptor should be incorporated into the section</w:t>
      </w:r>
      <w:r>
        <w:rPr>
          <w:rFonts w:eastAsia="Times New Roman" w:cs="Arial"/>
          <w:szCs w:val="20"/>
          <w:lang w:val="en-SG" w:eastAsia="en-GB"/>
        </w:rPr>
        <w:t>:</w:t>
      </w:r>
    </w:p>
    <w:p w14:paraId="4CE07578" w14:textId="77777777" w:rsidR="00302C62" w:rsidRPr="00A152FA" w:rsidRDefault="00302C62" w:rsidP="00302C62">
      <w:pPr>
        <w:snapToGrid w:val="0"/>
        <w:spacing w:after="200"/>
        <w:jc w:val="both"/>
        <w:outlineLvl w:val="1"/>
        <w:rPr>
          <w:rFonts w:eastAsia="Times New Roman" w:cs="Arial"/>
          <w:szCs w:val="20"/>
          <w:lang w:val="en-SG" w:eastAsia="en-GB"/>
        </w:rPr>
      </w:pPr>
    </w:p>
    <w:p w14:paraId="5A075C20" w14:textId="77777777" w:rsidR="00302C62" w:rsidRPr="00A152FA" w:rsidRDefault="00302C62" w:rsidP="00302C62">
      <w:pPr>
        <w:snapToGrid w:val="0"/>
        <w:spacing w:after="200"/>
        <w:jc w:val="both"/>
        <w:outlineLvl w:val="1"/>
        <w:rPr>
          <w:rFonts w:eastAsia="Times New Roman" w:cs="Arial"/>
          <w:i/>
          <w:iCs/>
          <w:szCs w:val="20"/>
          <w:lang w:val="en-SG" w:eastAsia="en-GB"/>
        </w:rPr>
      </w:pPr>
      <w:r w:rsidRPr="00A152FA">
        <w:rPr>
          <w:rFonts w:eastAsia="Times New Roman" w:cs="Arial"/>
          <w:i/>
          <w:iCs/>
          <w:szCs w:val="20"/>
          <w:lang w:val="en-SG" w:eastAsia="en-GB"/>
        </w:rPr>
        <w:t>Nicholas Zaklama</w:t>
      </w:r>
    </w:p>
    <w:p w14:paraId="6766282A" w14:textId="77777777" w:rsidR="00302C62" w:rsidRPr="00A152FA" w:rsidRDefault="00302C62" w:rsidP="00302C62">
      <w:pPr>
        <w:snapToGrid w:val="0"/>
        <w:spacing w:after="200"/>
        <w:jc w:val="both"/>
        <w:outlineLvl w:val="1"/>
        <w:rPr>
          <w:rFonts w:eastAsia="Times New Roman" w:cs="Arial"/>
          <w:i/>
          <w:iCs/>
          <w:szCs w:val="20"/>
          <w:lang w:val="en-SG" w:eastAsia="en-GB"/>
        </w:rPr>
      </w:pPr>
      <w:r w:rsidRPr="00A152FA">
        <w:rPr>
          <w:rFonts w:eastAsia="Times New Roman" w:cs="Arial"/>
          <w:i/>
          <w:iCs/>
          <w:szCs w:val="20"/>
          <w:lang w:val="en-SG" w:eastAsia="en-GB"/>
        </w:rPr>
        <w:t xml:space="preserve">Founder </w:t>
      </w:r>
      <w:r>
        <w:rPr>
          <w:rFonts w:eastAsia="Times New Roman" w:cs="Arial"/>
          <w:i/>
          <w:iCs/>
          <w:szCs w:val="20"/>
          <w:lang w:val="en-SG" w:eastAsia="en-GB"/>
        </w:rPr>
        <w:t>and</w:t>
      </w:r>
      <w:r w:rsidRPr="00A152FA">
        <w:rPr>
          <w:rFonts w:eastAsia="Times New Roman" w:cs="Arial"/>
          <w:i/>
          <w:iCs/>
          <w:szCs w:val="20"/>
          <w:lang w:val="en-SG" w:eastAsia="en-GB"/>
        </w:rPr>
        <w:t xml:space="preserve"> Managing Director</w:t>
      </w:r>
    </w:p>
    <w:p w14:paraId="551FCCB7" w14:textId="77777777" w:rsidR="00302C62" w:rsidRPr="0063052E" w:rsidRDefault="00302C62" w:rsidP="00302C62">
      <w:pPr>
        <w:snapToGrid w:val="0"/>
        <w:spacing w:after="200"/>
        <w:jc w:val="both"/>
        <w:outlineLvl w:val="1"/>
        <w:rPr>
          <w:rFonts w:eastAsia="Times New Roman" w:cs="Arial"/>
          <w:szCs w:val="20"/>
          <w:lang w:val="en-SG" w:eastAsia="en-GB"/>
        </w:rPr>
      </w:pPr>
    </w:p>
    <w:p w14:paraId="3FFD732E"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 xml:space="preserve">The photograph should remain secondary to the content and should support the narrative </w:t>
      </w:r>
      <w:r>
        <w:rPr>
          <w:rFonts w:eastAsia="Times New Roman" w:cs="Arial"/>
          <w:szCs w:val="20"/>
          <w:lang w:val="en-SG" w:eastAsia="en-GB"/>
        </w:rPr>
        <w:t>and not</w:t>
      </w:r>
      <w:r w:rsidRPr="0063052E">
        <w:rPr>
          <w:rFonts w:eastAsia="Times New Roman" w:cs="Arial"/>
          <w:szCs w:val="20"/>
          <w:lang w:val="en-SG" w:eastAsia="en-GB"/>
        </w:rPr>
        <w:t xml:space="preserve"> dominate it</w:t>
      </w:r>
    </w:p>
    <w:p w14:paraId="7938785C"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eye should naturally move from: section heading → supporting statement → philosophy → individual perspective</w:t>
      </w:r>
    </w:p>
    <w:p w14:paraId="066E5AA9"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feel thoughtful, human and reflective</w:t>
      </w:r>
    </w:p>
    <w:p w14:paraId="5298B4D3" w14:textId="77777777" w:rsidR="00302C62" w:rsidRPr="0063052E" w:rsidRDefault="00302C62" w:rsidP="00302C62">
      <w:pPr>
        <w:snapToGrid w:val="0"/>
        <w:spacing w:after="200"/>
        <w:jc w:val="both"/>
        <w:outlineLvl w:val="1"/>
        <w:rPr>
          <w:rFonts w:eastAsia="Times New Roman" w:cs="Arial"/>
          <w:szCs w:val="20"/>
          <w:lang w:val="en-SG" w:eastAsia="en-GB"/>
        </w:rPr>
      </w:pPr>
    </w:p>
    <w:p w14:paraId="475DDBAB" w14:textId="77777777" w:rsidR="00302C62" w:rsidRPr="00B747EC" w:rsidRDefault="00302C62" w:rsidP="00302C62">
      <w:pPr>
        <w:snapToGrid w:val="0"/>
        <w:spacing w:after="200"/>
        <w:jc w:val="both"/>
        <w:outlineLvl w:val="1"/>
        <w:rPr>
          <w:rFonts w:eastAsia="Times New Roman" w:cs="Arial"/>
          <w:b/>
          <w:bCs/>
          <w:szCs w:val="20"/>
          <w:lang w:val="en-SG" w:eastAsia="en-GB"/>
        </w:rPr>
      </w:pPr>
      <w:r w:rsidRPr="00B747EC">
        <w:rPr>
          <w:rFonts w:eastAsia="Times New Roman" w:cs="Arial"/>
          <w:b/>
          <w:bCs/>
          <w:szCs w:val="20"/>
          <w:lang w:val="en-SG" w:eastAsia="en-GB"/>
        </w:rPr>
        <w:t>Content</w:t>
      </w:r>
    </w:p>
    <w:p w14:paraId="76C100DD" w14:textId="77777777" w:rsidR="00302C62" w:rsidRPr="0063052E" w:rsidRDefault="00302C62" w:rsidP="00302C62">
      <w:pPr>
        <w:snapToGrid w:val="0"/>
        <w:spacing w:after="200"/>
        <w:jc w:val="both"/>
        <w:outlineLvl w:val="1"/>
        <w:rPr>
          <w:rFonts w:eastAsia="Times New Roman" w:cs="Arial"/>
          <w:szCs w:val="20"/>
          <w:lang w:val="en-SG" w:eastAsia="en-GB"/>
        </w:rPr>
      </w:pPr>
    </w:p>
    <w:p w14:paraId="654B2501" w14:textId="77777777" w:rsidR="00302C62" w:rsidRPr="008778A7" w:rsidRDefault="00302C62" w:rsidP="00302C62">
      <w:pPr>
        <w:snapToGrid w:val="0"/>
        <w:spacing w:after="200"/>
        <w:jc w:val="both"/>
        <w:outlineLvl w:val="1"/>
        <w:rPr>
          <w:rFonts w:eastAsia="Times New Roman" w:cs="Arial"/>
          <w:i/>
          <w:iCs/>
          <w:szCs w:val="20"/>
          <w:lang w:val="en-SG" w:eastAsia="en-GB"/>
        </w:rPr>
      </w:pPr>
      <w:r w:rsidRPr="008778A7">
        <w:rPr>
          <w:rFonts w:eastAsia="Times New Roman" w:cs="Arial"/>
          <w:i/>
          <w:iCs/>
          <w:szCs w:val="20"/>
          <w:lang w:val="en-SG" w:eastAsia="en-GB"/>
        </w:rPr>
        <w:t>Headline</w:t>
      </w:r>
    </w:p>
    <w:p w14:paraId="0ED787D5"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Approach</w:t>
      </w:r>
    </w:p>
    <w:p w14:paraId="7D82C281" w14:textId="77777777" w:rsidR="00302C62" w:rsidRPr="0063052E" w:rsidRDefault="00302C62" w:rsidP="00302C62">
      <w:pPr>
        <w:snapToGrid w:val="0"/>
        <w:spacing w:after="200"/>
        <w:jc w:val="both"/>
        <w:outlineLvl w:val="1"/>
        <w:rPr>
          <w:rFonts w:eastAsia="Times New Roman" w:cs="Arial"/>
          <w:szCs w:val="20"/>
          <w:lang w:val="en-SG" w:eastAsia="en-GB"/>
        </w:rPr>
      </w:pPr>
    </w:p>
    <w:p w14:paraId="1C6CBDAF" w14:textId="77777777" w:rsidR="00302C62" w:rsidRPr="008778A7" w:rsidRDefault="00302C62" w:rsidP="00302C62">
      <w:pPr>
        <w:snapToGrid w:val="0"/>
        <w:spacing w:after="200"/>
        <w:jc w:val="both"/>
        <w:outlineLvl w:val="1"/>
        <w:rPr>
          <w:rFonts w:eastAsia="Times New Roman" w:cs="Arial"/>
          <w:i/>
          <w:iCs/>
          <w:szCs w:val="20"/>
          <w:lang w:val="en-SG" w:eastAsia="en-GB"/>
        </w:rPr>
      </w:pPr>
      <w:r w:rsidRPr="008778A7">
        <w:rPr>
          <w:rFonts w:eastAsia="Times New Roman" w:cs="Arial"/>
          <w:i/>
          <w:iCs/>
          <w:szCs w:val="20"/>
          <w:lang w:val="en-SG" w:eastAsia="en-GB"/>
        </w:rPr>
        <w:t>Supporting statement</w:t>
      </w:r>
    </w:p>
    <w:p w14:paraId="12B5AEEE" w14:textId="4DFAF071" w:rsidR="00302C62" w:rsidRDefault="00AA30D1" w:rsidP="00302C62">
      <w:pPr>
        <w:snapToGrid w:val="0"/>
        <w:spacing w:after="200"/>
        <w:jc w:val="both"/>
        <w:outlineLvl w:val="1"/>
        <w:rPr>
          <w:rFonts w:eastAsia="Times New Roman" w:cs="Arial"/>
          <w:szCs w:val="20"/>
          <w:lang w:val="en-SG" w:eastAsia="en-GB"/>
        </w:rPr>
      </w:pPr>
      <w:r w:rsidRPr="00AA30D1">
        <w:rPr>
          <w:rFonts w:eastAsia="Times New Roman" w:cs="Arial"/>
          <w:szCs w:val="20"/>
          <w:lang w:val="en-SG" w:eastAsia="en-GB"/>
        </w:rPr>
        <w:t>Achieving today’s objectives. Building tomorrow’s capability</w:t>
      </w:r>
    </w:p>
    <w:p w14:paraId="5F049775" w14:textId="77777777" w:rsidR="00302C62" w:rsidRDefault="00302C62" w:rsidP="00302C62">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60"/>
        <w:gridCol w:w="8629"/>
      </w:tblGrid>
      <w:tr w:rsidR="00302C62" w14:paraId="0EAA58D2" w14:textId="77777777" w:rsidTr="008D6D55">
        <w:tc>
          <w:tcPr>
            <w:tcW w:w="1560" w:type="dxa"/>
          </w:tcPr>
          <w:p w14:paraId="4E3349C8" w14:textId="2412CB22" w:rsidR="00302C62" w:rsidRDefault="00AA30D1" w:rsidP="008D6D55">
            <w:pPr>
              <w:snapToGrid w:val="0"/>
              <w:spacing w:after="200"/>
              <w:jc w:val="both"/>
              <w:rPr>
                <w:rFonts w:eastAsia="Times New Roman" w:cs="Arial"/>
                <w:szCs w:val="20"/>
                <w:lang w:val="en-SG" w:eastAsia="en-GB"/>
              </w:rPr>
            </w:pPr>
            <w:r>
              <w:rPr>
                <w:rFonts w:eastAsia="Times New Roman" w:cs="Arial"/>
                <w:szCs w:val="20"/>
                <w:lang w:val="en-SG" w:eastAsia="en-GB"/>
              </w:rPr>
              <w:lastRenderedPageBreak/>
              <w:t>Starting point</w:t>
            </w:r>
          </w:p>
        </w:tc>
        <w:tc>
          <w:tcPr>
            <w:tcW w:w="8629" w:type="dxa"/>
          </w:tcPr>
          <w:p w14:paraId="20A2552D" w14:textId="3299BE99" w:rsidR="00302C62" w:rsidRDefault="000E511A" w:rsidP="008D6D55">
            <w:pPr>
              <w:snapToGrid w:val="0"/>
              <w:spacing w:after="200"/>
              <w:jc w:val="both"/>
              <w:rPr>
                <w:rFonts w:eastAsia="Times New Roman" w:cs="Arial"/>
                <w:szCs w:val="20"/>
                <w:lang w:val="en-SG" w:eastAsia="en-GB"/>
              </w:rPr>
            </w:pPr>
            <w:r w:rsidRPr="00D16329">
              <w:rPr>
                <w:rFonts w:eastAsia="Times New Roman" w:cs="Arial"/>
                <w:szCs w:val="20"/>
                <w:lang w:val="en-SG" w:eastAsia="en-GB"/>
              </w:rPr>
              <w:t xml:space="preserve">Every mandate begins with understanding what leadership is seeking to achieve. </w:t>
            </w:r>
            <w:r>
              <w:rPr>
                <w:rFonts w:eastAsia="Times New Roman" w:cs="Arial"/>
                <w:szCs w:val="20"/>
                <w:lang w:val="en-SG" w:eastAsia="en-GB"/>
              </w:rPr>
              <w:t xml:space="preserve"> </w:t>
            </w:r>
            <w:r w:rsidRPr="00D16329">
              <w:rPr>
                <w:rFonts w:eastAsia="Times New Roman" w:cs="Arial"/>
                <w:szCs w:val="20"/>
                <w:lang w:val="en-SG" w:eastAsia="en-GB"/>
              </w:rPr>
              <w:t xml:space="preserve">The immediate objective provides the starting point. </w:t>
            </w:r>
            <w:r>
              <w:rPr>
                <w:rFonts w:eastAsia="Times New Roman" w:cs="Arial"/>
                <w:szCs w:val="20"/>
                <w:lang w:val="en-SG" w:eastAsia="en-GB"/>
              </w:rPr>
              <w:t xml:space="preserve"> </w:t>
            </w:r>
            <w:r w:rsidRPr="00D16329">
              <w:rPr>
                <w:rFonts w:eastAsia="Times New Roman" w:cs="Arial"/>
                <w:szCs w:val="20"/>
                <w:lang w:val="en-SG" w:eastAsia="en-GB"/>
              </w:rPr>
              <w:t>Understanding the broader context often reveals opportunities that extend beyond the objective itself.</w:t>
            </w:r>
          </w:p>
        </w:tc>
      </w:tr>
      <w:tr w:rsidR="00302C62" w14:paraId="5FF7C1F1" w14:textId="77777777" w:rsidTr="008D6D55">
        <w:tc>
          <w:tcPr>
            <w:tcW w:w="1560" w:type="dxa"/>
          </w:tcPr>
          <w:p w14:paraId="381E2FFB" w14:textId="1F9A22EC" w:rsidR="00302C62" w:rsidRDefault="00162976" w:rsidP="008D6D55">
            <w:pPr>
              <w:snapToGrid w:val="0"/>
              <w:spacing w:after="200"/>
              <w:jc w:val="both"/>
              <w:rPr>
                <w:rFonts w:eastAsia="Times New Roman" w:cs="Arial"/>
                <w:szCs w:val="20"/>
                <w:lang w:val="en-SG" w:eastAsia="en-GB"/>
              </w:rPr>
            </w:pPr>
            <w:r>
              <w:rPr>
                <w:rFonts w:eastAsia="Times New Roman" w:cs="Arial"/>
                <w:szCs w:val="20"/>
                <w:lang w:val="en-SG" w:eastAsia="en-GB"/>
              </w:rPr>
              <w:t>Insight</w:t>
            </w:r>
          </w:p>
        </w:tc>
        <w:tc>
          <w:tcPr>
            <w:tcW w:w="8629" w:type="dxa"/>
          </w:tcPr>
          <w:p w14:paraId="63279A5D" w14:textId="77777777" w:rsidR="000E511A" w:rsidRDefault="000E511A" w:rsidP="000E511A">
            <w:pPr>
              <w:snapToGrid w:val="0"/>
              <w:spacing w:after="200"/>
              <w:jc w:val="both"/>
              <w:rPr>
                <w:rFonts w:eastAsia="Times New Roman" w:cs="Arial"/>
                <w:szCs w:val="20"/>
                <w:lang w:val="en-SG" w:eastAsia="en-GB"/>
              </w:rPr>
            </w:pPr>
            <w:r w:rsidRPr="003E2F9B">
              <w:rPr>
                <w:rFonts w:eastAsia="Times New Roman" w:cs="Arial"/>
                <w:szCs w:val="20"/>
                <w:lang w:val="en-SG" w:eastAsia="en-GB"/>
              </w:rPr>
              <w:t xml:space="preserve">Nicholas Zaklama founded Ascendiate </w:t>
            </w:r>
            <w:r>
              <w:rPr>
                <w:rFonts w:eastAsia="Times New Roman" w:cs="Arial"/>
                <w:szCs w:val="20"/>
                <w:lang w:val="en-SG" w:eastAsia="en-GB"/>
              </w:rPr>
              <w:t>having made a simple observation after almost</w:t>
            </w:r>
            <w:r w:rsidRPr="003E2F9B">
              <w:rPr>
                <w:rFonts w:eastAsia="Times New Roman" w:cs="Arial"/>
                <w:szCs w:val="20"/>
                <w:lang w:val="en-SG" w:eastAsia="en-GB"/>
              </w:rPr>
              <w:t xml:space="preserve"> 25 years working alongside leadership teams:</w:t>
            </w:r>
          </w:p>
          <w:p w14:paraId="792372CB" w14:textId="0159D5B4" w:rsidR="00302C62" w:rsidRPr="003E2F9B" w:rsidRDefault="000E511A" w:rsidP="000E511A">
            <w:pPr>
              <w:snapToGrid w:val="0"/>
              <w:spacing w:after="200"/>
              <w:jc w:val="both"/>
              <w:rPr>
                <w:rFonts w:eastAsia="Times New Roman" w:cs="Arial"/>
                <w:szCs w:val="20"/>
                <w:lang w:val="en-SG" w:eastAsia="en-GB"/>
              </w:rPr>
            </w:pPr>
            <w:r w:rsidRPr="00162976">
              <w:rPr>
                <w:rFonts w:eastAsia="Times New Roman" w:cs="Arial"/>
                <w:i/>
                <w:iCs/>
                <w:szCs w:val="20"/>
                <w:lang w:val="en-SG" w:eastAsia="en-GB"/>
              </w:rPr>
              <w:t>The strongest outcomes are achieved when immediate objectives bec</w:t>
            </w:r>
            <w:r>
              <w:rPr>
                <w:rFonts w:eastAsia="Times New Roman" w:cs="Arial"/>
                <w:i/>
                <w:iCs/>
                <w:szCs w:val="20"/>
                <w:lang w:val="en-SG" w:eastAsia="en-GB"/>
              </w:rPr>
              <w:t>o</w:t>
            </w:r>
            <w:r w:rsidRPr="00162976">
              <w:rPr>
                <w:rFonts w:eastAsia="Times New Roman" w:cs="Arial"/>
                <w:i/>
                <w:iCs/>
                <w:szCs w:val="20"/>
                <w:lang w:val="en-SG" w:eastAsia="en-GB"/>
              </w:rPr>
              <w:t xml:space="preserve">me opportunities to strengthen the organisation for </w:t>
            </w:r>
            <w:r w:rsidRPr="003E2F9B">
              <w:rPr>
                <w:rFonts w:eastAsia="Times New Roman" w:cs="Arial"/>
                <w:i/>
                <w:iCs/>
                <w:szCs w:val="20"/>
                <w:lang w:val="en-SG" w:eastAsia="en-GB"/>
              </w:rPr>
              <w:t>what comes ne</w:t>
            </w:r>
            <w:r>
              <w:rPr>
                <w:rFonts w:eastAsia="Times New Roman" w:cs="Arial"/>
                <w:i/>
                <w:iCs/>
                <w:szCs w:val="20"/>
                <w:lang w:val="en-SG" w:eastAsia="en-GB"/>
              </w:rPr>
              <w:t>xt</w:t>
            </w:r>
            <w:r w:rsidRPr="00162976">
              <w:rPr>
                <w:rFonts w:eastAsia="Times New Roman" w:cs="Arial"/>
                <w:i/>
                <w:iCs/>
                <w:szCs w:val="20"/>
                <w:lang w:val="en-SG" w:eastAsia="en-GB"/>
              </w:rPr>
              <w:t>.</w:t>
            </w:r>
          </w:p>
        </w:tc>
      </w:tr>
      <w:tr w:rsidR="00302C62" w14:paraId="1FDB9B36" w14:textId="77777777" w:rsidTr="008D6D55">
        <w:tc>
          <w:tcPr>
            <w:tcW w:w="1560" w:type="dxa"/>
          </w:tcPr>
          <w:p w14:paraId="3ED81F7B" w14:textId="360C3AB7" w:rsidR="00302C62" w:rsidRDefault="0055346A" w:rsidP="008D6D55">
            <w:pPr>
              <w:snapToGrid w:val="0"/>
              <w:spacing w:after="200"/>
              <w:jc w:val="both"/>
              <w:rPr>
                <w:rFonts w:eastAsia="Times New Roman" w:cs="Arial"/>
                <w:szCs w:val="20"/>
                <w:lang w:val="en-SG" w:eastAsia="en-GB"/>
              </w:rPr>
            </w:pPr>
            <w:r>
              <w:rPr>
                <w:rFonts w:eastAsia="Times New Roman" w:cs="Arial"/>
                <w:szCs w:val="20"/>
                <w:lang w:val="en-SG" w:eastAsia="en-GB"/>
              </w:rPr>
              <w:t>Ascendiate</w:t>
            </w:r>
          </w:p>
        </w:tc>
        <w:tc>
          <w:tcPr>
            <w:tcW w:w="8629" w:type="dxa"/>
          </w:tcPr>
          <w:p w14:paraId="043C7EDD" w14:textId="7BCF2273" w:rsidR="00302C62" w:rsidRDefault="000E511A" w:rsidP="008D6D55">
            <w:pPr>
              <w:snapToGrid w:val="0"/>
              <w:spacing w:after="200"/>
              <w:jc w:val="both"/>
              <w:rPr>
                <w:rFonts w:eastAsia="Times New Roman" w:cs="Arial"/>
                <w:szCs w:val="20"/>
                <w:lang w:val="en-SG" w:eastAsia="en-GB"/>
              </w:rPr>
            </w:pPr>
            <w:proofErr w:type="spellStart"/>
            <w:r w:rsidRPr="0055346A">
              <w:rPr>
                <w:rFonts w:eastAsia="Times New Roman" w:cs="Arial"/>
                <w:szCs w:val="20"/>
                <w:lang w:val="en-SG" w:eastAsia="en-GB"/>
              </w:rPr>
              <w:t>Ascendiate’s</w:t>
            </w:r>
            <w:proofErr w:type="spellEnd"/>
            <w:r w:rsidRPr="0055346A">
              <w:rPr>
                <w:rFonts w:eastAsia="Times New Roman" w:cs="Arial"/>
                <w:szCs w:val="20"/>
                <w:lang w:val="en-SG" w:eastAsia="en-GB"/>
              </w:rPr>
              <w:t xml:space="preserve"> approach is therefore to use immediate objectives as opportunities to build stronger organisations</w:t>
            </w:r>
            <w:r w:rsidRPr="00820FFB">
              <w:rPr>
                <w:rFonts w:eastAsia="Times New Roman" w:cs="Arial"/>
                <w:szCs w:val="20"/>
                <w:lang w:val="en-SG" w:eastAsia="en-GB"/>
              </w:rPr>
              <w:t>.</w:t>
            </w:r>
          </w:p>
        </w:tc>
      </w:tr>
    </w:tbl>
    <w:p w14:paraId="46DE1F90" w14:textId="77777777" w:rsidR="00302C62" w:rsidRPr="0063052E" w:rsidRDefault="00302C62" w:rsidP="00302C62">
      <w:pPr>
        <w:snapToGrid w:val="0"/>
        <w:spacing w:after="200"/>
        <w:jc w:val="both"/>
        <w:outlineLvl w:val="1"/>
        <w:rPr>
          <w:rFonts w:eastAsia="Times New Roman" w:cs="Arial"/>
          <w:szCs w:val="20"/>
          <w:lang w:val="en-SG" w:eastAsia="en-GB"/>
        </w:rPr>
      </w:pPr>
    </w:p>
    <w:p w14:paraId="526DB2F3" w14:textId="77777777" w:rsidR="00302C62" w:rsidRPr="00A152FA" w:rsidRDefault="00302C62" w:rsidP="00302C62">
      <w:pPr>
        <w:snapToGrid w:val="0"/>
        <w:spacing w:after="200"/>
        <w:jc w:val="both"/>
        <w:outlineLvl w:val="1"/>
        <w:rPr>
          <w:rFonts w:eastAsia="Times New Roman" w:cs="Arial"/>
          <w:b/>
          <w:bCs/>
          <w:szCs w:val="20"/>
          <w:lang w:val="en-SG" w:eastAsia="en-GB"/>
        </w:rPr>
      </w:pPr>
      <w:r w:rsidRPr="00A152FA">
        <w:rPr>
          <w:rFonts w:eastAsia="Times New Roman" w:cs="Arial"/>
          <w:b/>
          <w:bCs/>
          <w:szCs w:val="20"/>
          <w:lang w:val="en-SG" w:eastAsia="en-GB"/>
        </w:rPr>
        <w:t>Design intent</w:t>
      </w:r>
    </w:p>
    <w:p w14:paraId="5576F3BC"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This section should provide insight into how Ascendiate approaches complex situations</w:t>
      </w:r>
    </w:p>
    <w:p w14:paraId="4F715CDF"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focus should be on judgement, curiosity and understanding rather than expertise, methodology or process</w:t>
      </w:r>
    </w:p>
    <w:p w14:paraId="4B04AE3A"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communicate that Ascendiate begins by understanding the organisation, its objectives, how decisions are made and what may be preventing progress</w:t>
      </w:r>
    </w:p>
    <w:p w14:paraId="0D9CD166"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communicate that organisations evolve continuously and that the systems, processes, structures and behaviours within them do not always evolve at the same pace</w:t>
      </w:r>
    </w:p>
    <w:p w14:paraId="5419DFDD" w14:textId="77777777" w:rsidR="00302C62" w:rsidRDefault="00302C62" w:rsidP="00302C62">
      <w:pPr>
        <w:snapToGrid w:val="0"/>
        <w:spacing w:after="200"/>
        <w:jc w:val="both"/>
        <w:outlineLvl w:val="1"/>
        <w:rPr>
          <w:rFonts w:eastAsia="Times New Roman" w:cs="Arial"/>
          <w:szCs w:val="20"/>
          <w:lang w:val="en-SG" w:eastAsia="en-GB"/>
        </w:rPr>
      </w:pPr>
      <w:r w:rsidRPr="00050CCC">
        <w:rPr>
          <w:rFonts w:eastAsia="Times New Roman" w:cs="Arial"/>
          <w:szCs w:val="20"/>
          <w:lang w:val="en-SG" w:eastAsia="en-GB"/>
        </w:rPr>
        <w:t>The section should communicate that this can create friction, complexity and competing priorities that may impede progress and prevent organisations from fully realising their objectives</w:t>
      </w:r>
    </w:p>
    <w:p w14:paraId="7FAE08C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emphasis should be on identifying opportunities for improvement, challenging assumptions where appropriate and helping leadership teams evaluate different paths forward</w:t>
      </w:r>
    </w:p>
    <w:p w14:paraId="5292F4C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 xml:space="preserve">The section should communicate that opportunities </w:t>
      </w:r>
      <w:r>
        <w:rPr>
          <w:rFonts w:eastAsia="Times New Roman" w:cs="Arial"/>
          <w:szCs w:val="20"/>
          <w:lang w:val="en-SG" w:eastAsia="en-GB"/>
        </w:rPr>
        <w:t xml:space="preserve">for improvement </w:t>
      </w:r>
      <w:r w:rsidRPr="0063052E">
        <w:rPr>
          <w:rFonts w:eastAsia="Times New Roman" w:cs="Arial"/>
          <w:szCs w:val="20"/>
          <w:lang w:val="en-SG" w:eastAsia="en-GB"/>
        </w:rPr>
        <w:t>are often found in the interaction between people, priorities, processes and structures rather than within any single discipline</w:t>
      </w:r>
    </w:p>
    <w:p w14:paraId="6AC4A119"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reader should feel that Ascendiate brings an independent perspective, practical judgement and a willingness to challenge established thinking where this may lead to better outcomes</w:t>
      </w:r>
    </w:p>
    <w:p w14:paraId="14652822" w14:textId="77777777" w:rsidR="00302C62" w:rsidRDefault="00302C62" w:rsidP="00302C62">
      <w:pPr>
        <w:snapToGrid w:val="0"/>
        <w:spacing w:after="200"/>
        <w:jc w:val="both"/>
        <w:outlineLvl w:val="1"/>
        <w:rPr>
          <w:rFonts w:eastAsia="Times New Roman" w:cs="Arial"/>
          <w:szCs w:val="20"/>
          <w:lang w:val="en-SG" w:eastAsia="en-GB"/>
        </w:rPr>
      </w:pPr>
      <w:r w:rsidRPr="00050CCC">
        <w:rPr>
          <w:rFonts w:eastAsia="Times New Roman" w:cs="Arial"/>
          <w:szCs w:val="20"/>
          <w:lang w:val="en-SG" w:eastAsia="en-GB"/>
        </w:rPr>
        <w:t>The emphasis should remain on understanding before advising</w:t>
      </w:r>
    </w:p>
    <w:p w14:paraId="07C150FC"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feel human without becoming personal and should provide insight into the thinking that sits behind Ascendiate</w:t>
      </w:r>
    </w:p>
    <w:p w14:paraId="1E4C829B" w14:textId="77777777" w:rsidR="00302C62" w:rsidRPr="0063052E" w:rsidRDefault="00302C62" w:rsidP="00302C62">
      <w:pPr>
        <w:snapToGrid w:val="0"/>
        <w:spacing w:after="200"/>
        <w:jc w:val="both"/>
        <w:outlineLvl w:val="1"/>
        <w:rPr>
          <w:rFonts w:eastAsia="Times New Roman" w:cs="Arial"/>
          <w:szCs w:val="20"/>
          <w:lang w:val="en-SG" w:eastAsia="en-GB"/>
        </w:rPr>
      </w:pPr>
    </w:p>
    <w:p w14:paraId="783B2A7B" w14:textId="77777777" w:rsidR="00302C62" w:rsidRPr="00B747EC" w:rsidRDefault="00302C62" w:rsidP="00302C62">
      <w:pPr>
        <w:snapToGrid w:val="0"/>
        <w:spacing w:after="200"/>
        <w:jc w:val="both"/>
        <w:outlineLvl w:val="1"/>
        <w:rPr>
          <w:rFonts w:eastAsia="Times New Roman" w:cs="Arial"/>
          <w:b/>
          <w:bCs/>
          <w:szCs w:val="20"/>
          <w:lang w:val="en-SG" w:eastAsia="en-GB"/>
        </w:rPr>
      </w:pPr>
      <w:r w:rsidRPr="00B747EC">
        <w:rPr>
          <w:rFonts w:eastAsia="Times New Roman" w:cs="Arial"/>
          <w:b/>
          <w:bCs/>
          <w:szCs w:val="20"/>
          <w:lang w:val="en-SG" w:eastAsia="en-GB"/>
        </w:rPr>
        <w:t>Other comments</w:t>
      </w:r>
    </w:p>
    <w:p w14:paraId="10D9970A"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methodologies</w:t>
      </w:r>
    </w:p>
    <w:p w14:paraId="068412C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process diagrams</w:t>
      </w:r>
    </w:p>
    <w:p w14:paraId="13D051D4"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step-by-step frameworks</w:t>
      </w:r>
    </w:p>
    <w:p w14:paraId="39DFF214"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capability lists</w:t>
      </w:r>
    </w:p>
    <w:p w14:paraId="5F56CEB8"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positioning Ascendiate as a traditional consultancy</w:t>
      </w:r>
    </w:p>
    <w:p w14:paraId="20454070"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Avoid presenting Ascendiate as a specialist defined by a particular discipline, transaction type or industry segment</w:t>
      </w:r>
    </w:p>
    <w:p w14:paraId="1BC5C921"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focus on judgement, perspective, curiosity and practical execution</w:t>
      </w:r>
    </w:p>
    <w:p w14:paraId="0DC1B28F"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Sophistication should be achieved through restraint, thoughtful observation and clarity rather than visual complexity or marketing language</w:t>
      </w:r>
    </w:p>
    <w:p w14:paraId="5AEBDAEF"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 xml:space="preserve">The section should act as the bridge between the evidence presented in the </w:t>
      </w:r>
      <w:r w:rsidRPr="00B747EC">
        <w:rPr>
          <w:rFonts w:eastAsia="Times New Roman" w:cs="Arial"/>
          <w:i/>
          <w:iCs/>
          <w:szCs w:val="20"/>
          <w:lang w:val="en-SG" w:eastAsia="en-GB"/>
        </w:rPr>
        <w:t>Experience</w:t>
      </w:r>
      <w:r w:rsidRPr="0063052E">
        <w:rPr>
          <w:rFonts w:eastAsia="Times New Roman" w:cs="Arial"/>
          <w:szCs w:val="20"/>
          <w:lang w:val="en-SG" w:eastAsia="en-GB"/>
        </w:rPr>
        <w:t xml:space="preserve"> section and the individual behind Ascendiate</w:t>
      </w:r>
    </w:p>
    <w:p w14:paraId="253AEB80"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lastRenderedPageBreak/>
        <w:t xml:space="preserve">Unlike the </w:t>
      </w:r>
      <w:r w:rsidRPr="00B747EC">
        <w:rPr>
          <w:rFonts w:eastAsia="Times New Roman" w:cs="Arial"/>
          <w:i/>
          <w:iCs/>
          <w:szCs w:val="20"/>
          <w:lang w:val="en-SG" w:eastAsia="en-GB"/>
        </w:rPr>
        <w:t>About</w:t>
      </w:r>
      <w:r w:rsidRPr="0063052E">
        <w:rPr>
          <w:rFonts w:eastAsia="Times New Roman" w:cs="Arial"/>
          <w:szCs w:val="20"/>
          <w:lang w:val="en-SG" w:eastAsia="en-GB"/>
        </w:rPr>
        <w:t xml:space="preserve"> section</w:t>
      </w:r>
      <w:r>
        <w:rPr>
          <w:rFonts w:eastAsia="Times New Roman" w:cs="Arial"/>
          <w:szCs w:val="20"/>
          <w:lang w:val="en-SG" w:eastAsia="en-GB"/>
        </w:rPr>
        <w:t xml:space="preserve"> (</w:t>
      </w:r>
      <w:r w:rsidRPr="0063052E">
        <w:rPr>
          <w:rFonts w:eastAsia="Times New Roman" w:cs="Arial"/>
          <w:szCs w:val="20"/>
          <w:lang w:val="en-SG" w:eastAsia="en-GB"/>
        </w:rPr>
        <w:t>which explains why Ascendiate exists</w:t>
      </w:r>
      <w:r>
        <w:rPr>
          <w:rFonts w:eastAsia="Times New Roman" w:cs="Arial"/>
          <w:szCs w:val="20"/>
          <w:lang w:val="en-SG" w:eastAsia="en-GB"/>
        </w:rPr>
        <w:t>)</w:t>
      </w:r>
      <w:r w:rsidRPr="0063052E">
        <w:rPr>
          <w:rFonts w:eastAsia="Times New Roman" w:cs="Arial"/>
          <w:szCs w:val="20"/>
          <w:lang w:val="en-SG" w:eastAsia="en-GB"/>
        </w:rPr>
        <w:t xml:space="preserve"> and the </w:t>
      </w:r>
      <w:r w:rsidRPr="00B747EC">
        <w:rPr>
          <w:rFonts w:eastAsia="Times New Roman" w:cs="Arial"/>
          <w:i/>
          <w:iCs/>
          <w:szCs w:val="20"/>
          <w:lang w:val="en-SG" w:eastAsia="en-GB"/>
        </w:rPr>
        <w:t>Experience</w:t>
      </w:r>
      <w:r w:rsidRPr="0063052E">
        <w:rPr>
          <w:rFonts w:eastAsia="Times New Roman" w:cs="Arial"/>
          <w:szCs w:val="20"/>
          <w:lang w:val="en-SG" w:eastAsia="en-GB"/>
        </w:rPr>
        <w:t xml:space="preserve"> section</w:t>
      </w:r>
      <w:r>
        <w:rPr>
          <w:rFonts w:eastAsia="Times New Roman" w:cs="Arial"/>
          <w:szCs w:val="20"/>
          <w:lang w:val="en-SG" w:eastAsia="en-GB"/>
        </w:rPr>
        <w:t xml:space="preserve"> (</w:t>
      </w:r>
      <w:r w:rsidRPr="0063052E">
        <w:rPr>
          <w:rFonts w:eastAsia="Times New Roman" w:cs="Arial"/>
          <w:szCs w:val="20"/>
          <w:lang w:val="en-SG" w:eastAsia="en-GB"/>
        </w:rPr>
        <w:t>which demonstrates outcomes</w:t>
      </w:r>
      <w:r>
        <w:rPr>
          <w:rFonts w:eastAsia="Times New Roman" w:cs="Arial"/>
          <w:szCs w:val="20"/>
          <w:lang w:val="en-SG" w:eastAsia="en-GB"/>
        </w:rPr>
        <w:t>)</w:t>
      </w:r>
      <w:r w:rsidRPr="0063052E">
        <w:rPr>
          <w:rFonts w:eastAsia="Times New Roman" w:cs="Arial"/>
          <w:szCs w:val="20"/>
          <w:lang w:val="en-SG" w:eastAsia="en-GB"/>
        </w:rPr>
        <w:t>, this section should help the reader understand how challenges are assessed, how opportunities for improvement are identified and how progress is achieved</w:t>
      </w:r>
    </w:p>
    <w:p w14:paraId="60695DD2" w14:textId="77777777" w:rsidR="00302C62" w:rsidRPr="0063052E" w:rsidRDefault="00302C62" w:rsidP="00302C62">
      <w:pPr>
        <w:snapToGrid w:val="0"/>
        <w:spacing w:after="200"/>
        <w:jc w:val="both"/>
        <w:outlineLvl w:val="1"/>
        <w:rPr>
          <w:rFonts w:eastAsia="Times New Roman" w:cs="Arial"/>
          <w:szCs w:val="20"/>
          <w:lang w:val="en-SG" w:eastAsia="en-GB"/>
        </w:rPr>
      </w:pPr>
      <w:r w:rsidRPr="0063052E">
        <w:rPr>
          <w:rFonts w:eastAsia="Times New Roman" w:cs="Arial"/>
          <w:szCs w:val="20"/>
          <w:lang w:val="en-SG" w:eastAsia="en-GB"/>
        </w:rPr>
        <w:t>The section should introduce the human element behind Ascendiate without becoming autobiographical, promotional or credential-focused</w:t>
      </w:r>
    </w:p>
    <w:p w14:paraId="454136B4" w14:textId="77777777" w:rsidR="00302C62" w:rsidRDefault="00302C62" w:rsidP="00302C62">
      <w:pPr>
        <w:rPr>
          <w:rFonts w:eastAsia="Times New Roman" w:cs="Arial"/>
          <w:b/>
          <w:bCs/>
          <w:szCs w:val="20"/>
          <w:lang w:val="en-SG" w:eastAsia="en-GB"/>
        </w:rPr>
      </w:pPr>
      <w:r>
        <w:rPr>
          <w:rFonts w:eastAsia="Times New Roman" w:cs="Arial"/>
          <w:b/>
          <w:bCs/>
          <w:szCs w:val="20"/>
          <w:lang w:val="en-SG" w:eastAsia="en-GB"/>
        </w:rPr>
        <w:br w:type="page"/>
      </w:r>
    </w:p>
    <w:p w14:paraId="3AA01B5B" w14:textId="2ED16E8D" w:rsidR="00EA2ECE" w:rsidRPr="006B5BA9" w:rsidRDefault="00302C62" w:rsidP="00DE574F">
      <w:pPr>
        <w:snapToGrid w:val="0"/>
        <w:spacing w:after="200"/>
        <w:jc w:val="both"/>
        <w:outlineLvl w:val="1"/>
        <w:rPr>
          <w:rFonts w:eastAsia="Times New Roman" w:cs="Arial"/>
          <w:b/>
          <w:bCs/>
          <w:szCs w:val="20"/>
          <w:lang w:val="en-SG" w:eastAsia="en-GB"/>
        </w:rPr>
      </w:pPr>
      <w:r>
        <w:rPr>
          <w:rFonts w:eastAsia="Times New Roman" w:cs="Arial"/>
          <w:b/>
          <w:bCs/>
          <w:szCs w:val="20"/>
          <w:lang w:val="en-SG" w:eastAsia="en-GB"/>
        </w:rPr>
        <w:lastRenderedPageBreak/>
        <w:t>OK</w:t>
      </w:r>
      <w:r w:rsidR="00EA2ECE" w:rsidRPr="006B5BA9">
        <w:rPr>
          <w:rFonts w:eastAsia="Times New Roman" w:cs="Arial"/>
          <w:b/>
          <w:bCs/>
          <w:szCs w:val="20"/>
          <w:lang w:val="en-SG" w:eastAsia="en-GB"/>
        </w:rPr>
        <w:t>EXPERIENCE SECTION</w:t>
      </w:r>
    </w:p>
    <w:p w14:paraId="2B46387E" w14:textId="77777777" w:rsidR="00EA2ECE" w:rsidRPr="00EA2ECE" w:rsidRDefault="00EA2ECE" w:rsidP="00DE574F">
      <w:pPr>
        <w:snapToGrid w:val="0"/>
        <w:spacing w:after="200"/>
        <w:jc w:val="both"/>
        <w:outlineLvl w:val="1"/>
        <w:rPr>
          <w:rFonts w:eastAsia="Times New Roman" w:cs="Arial"/>
          <w:szCs w:val="20"/>
          <w:lang w:val="en-SG" w:eastAsia="en-GB"/>
        </w:rPr>
      </w:pPr>
    </w:p>
    <w:p w14:paraId="418405E5" w14:textId="77777777" w:rsidR="006B5BA9" w:rsidRPr="006B5BA9" w:rsidRDefault="006B5BA9" w:rsidP="00DE574F">
      <w:pPr>
        <w:snapToGrid w:val="0"/>
        <w:spacing w:after="200"/>
        <w:jc w:val="both"/>
        <w:outlineLvl w:val="1"/>
        <w:rPr>
          <w:rFonts w:eastAsia="Times New Roman" w:cs="Arial"/>
          <w:b/>
          <w:bCs/>
          <w:szCs w:val="20"/>
          <w:lang w:val="en-SG" w:eastAsia="en-GB"/>
        </w:rPr>
      </w:pPr>
      <w:r w:rsidRPr="006B5BA9">
        <w:rPr>
          <w:rFonts w:eastAsia="Times New Roman" w:cs="Arial"/>
          <w:b/>
          <w:bCs/>
          <w:szCs w:val="20"/>
          <w:lang w:val="en-SG" w:eastAsia="en-GB"/>
        </w:rPr>
        <w:t>Layout</w:t>
      </w:r>
    </w:p>
    <w:p w14:paraId="1F198E83"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Continuation of the visual language established in the Hero section</w:t>
      </w:r>
    </w:p>
    <w:p w14:paraId="7EDF7680"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Typography-led with generous white space</w:t>
      </w:r>
    </w:p>
    <w:p w14:paraId="5BA1D518"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Predominantly white background</w:t>
      </w:r>
    </w:p>
    <w:p w14:paraId="379E0F07"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images</w:t>
      </w:r>
    </w:p>
    <w:p w14:paraId="0C4DB837"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icons</w:t>
      </w:r>
    </w:p>
    <w:p w14:paraId="62CFD779"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logos</w:t>
      </w:r>
    </w:p>
    <w:p w14:paraId="7EA7C122"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timelines</w:t>
      </w:r>
    </w:p>
    <w:p w14:paraId="67509E99"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capability boxes</w:t>
      </w:r>
    </w:p>
    <w:p w14:paraId="4C982E65"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animated counters</w:t>
      </w:r>
    </w:p>
    <w:p w14:paraId="6D9B60C1"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No deal tombstones</w:t>
      </w:r>
    </w:p>
    <w:p w14:paraId="142394AA"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Section heading centred</w:t>
      </w:r>
    </w:p>
    <w:p w14:paraId="25E3394B"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Large supporting statement beneath the section heading</w:t>
      </w:r>
    </w:p>
    <w:p w14:paraId="0C6408EE" w14:textId="4E2C273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Six experience examples arranged in a structured two-column grid (three rows)</w:t>
      </w:r>
      <w:r>
        <w:rPr>
          <w:rFonts w:eastAsia="Times New Roman" w:cs="Arial"/>
          <w:szCs w:val="20"/>
          <w:lang w:val="en-SG" w:eastAsia="en-GB"/>
        </w:rPr>
        <w:t xml:space="preserve"> around different themes</w:t>
      </w:r>
    </w:p>
    <w:p w14:paraId="3414701B"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Clear separation between examples through spacing, alignment and typography rather than heavy graphical elements</w:t>
      </w:r>
    </w:p>
    <w:p w14:paraId="79EF3669"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eye should naturally move from: section heading → supporting statement → experience examples</w:t>
      </w:r>
    </w:p>
    <w:p w14:paraId="56CF005C" w14:textId="0679E013"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section should feel curated and editorial rather than promotional</w:t>
      </w:r>
    </w:p>
    <w:p w14:paraId="634C3535" w14:textId="77777777" w:rsidR="006B5BA9" w:rsidRPr="006B5BA9" w:rsidRDefault="006B5BA9" w:rsidP="00DE574F">
      <w:pPr>
        <w:snapToGrid w:val="0"/>
        <w:spacing w:after="200"/>
        <w:jc w:val="both"/>
        <w:outlineLvl w:val="1"/>
        <w:rPr>
          <w:rFonts w:eastAsia="Times New Roman" w:cs="Arial"/>
          <w:szCs w:val="20"/>
          <w:lang w:val="en-SG" w:eastAsia="en-GB"/>
        </w:rPr>
      </w:pPr>
    </w:p>
    <w:p w14:paraId="7DA22B56" w14:textId="77777777" w:rsidR="006B5BA9" w:rsidRPr="006B5BA9" w:rsidRDefault="006B5BA9" w:rsidP="00DE574F">
      <w:pPr>
        <w:snapToGrid w:val="0"/>
        <w:spacing w:after="200"/>
        <w:jc w:val="both"/>
        <w:outlineLvl w:val="1"/>
        <w:rPr>
          <w:rFonts w:eastAsia="Times New Roman" w:cs="Arial"/>
          <w:b/>
          <w:bCs/>
          <w:szCs w:val="20"/>
          <w:lang w:val="en-SG" w:eastAsia="en-GB"/>
        </w:rPr>
      </w:pPr>
      <w:r w:rsidRPr="006B5BA9">
        <w:rPr>
          <w:rFonts w:eastAsia="Times New Roman" w:cs="Arial"/>
          <w:b/>
          <w:bCs/>
          <w:szCs w:val="20"/>
          <w:lang w:val="en-SG" w:eastAsia="en-GB"/>
        </w:rPr>
        <w:t>Content</w:t>
      </w:r>
    </w:p>
    <w:p w14:paraId="5AE3BC7E" w14:textId="2CE1C5BE" w:rsidR="006B5BA9" w:rsidRPr="006B5BA9" w:rsidRDefault="003B5B72" w:rsidP="00DE574F">
      <w:pPr>
        <w:snapToGrid w:val="0"/>
        <w:spacing w:after="200"/>
        <w:jc w:val="both"/>
        <w:outlineLvl w:val="1"/>
        <w:rPr>
          <w:rFonts w:eastAsia="Times New Roman" w:cs="Arial"/>
          <w:i/>
          <w:iCs/>
          <w:szCs w:val="20"/>
          <w:lang w:val="en-SG" w:eastAsia="en-GB"/>
        </w:rPr>
      </w:pPr>
      <w:r>
        <w:rPr>
          <w:rFonts w:eastAsia="Times New Roman" w:cs="Arial"/>
          <w:i/>
          <w:iCs/>
          <w:szCs w:val="20"/>
          <w:lang w:val="en-SG" w:eastAsia="en-GB"/>
        </w:rPr>
        <w:t>Headline</w:t>
      </w:r>
    </w:p>
    <w:p w14:paraId="6DC3110D"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Experience</w:t>
      </w:r>
    </w:p>
    <w:p w14:paraId="6F721369" w14:textId="77777777" w:rsidR="006B5BA9" w:rsidRPr="006B5BA9" w:rsidRDefault="006B5BA9" w:rsidP="00DE574F">
      <w:pPr>
        <w:snapToGrid w:val="0"/>
        <w:spacing w:after="200"/>
        <w:jc w:val="both"/>
        <w:outlineLvl w:val="1"/>
        <w:rPr>
          <w:rFonts w:eastAsia="Times New Roman" w:cs="Arial"/>
          <w:szCs w:val="20"/>
          <w:lang w:val="en-SG" w:eastAsia="en-GB"/>
        </w:rPr>
      </w:pPr>
    </w:p>
    <w:p w14:paraId="1AE5834B" w14:textId="5A2AF7A1" w:rsidR="006B5BA9" w:rsidRPr="006B5BA9" w:rsidRDefault="006B5BA9" w:rsidP="00DE574F">
      <w:pPr>
        <w:snapToGrid w:val="0"/>
        <w:spacing w:after="200"/>
        <w:jc w:val="both"/>
        <w:outlineLvl w:val="1"/>
        <w:rPr>
          <w:rFonts w:eastAsia="Times New Roman" w:cs="Arial"/>
          <w:i/>
          <w:iCs/>
          <w:szCs w:val="20"/>
          <w:lang w:val="en-SG" w:eastAsia="en-GB"/>
        </w:rPr>
      </w:pPr>
      <w:r w:rsidRPr="006B5BA9">
        <w:rPr>
          <w:rFonts w:eastAsia="Times New Roman" w:cs="Arial"/>
          <w:i/>
          <w:iCs/>
          <w:szCs w:val="20"/>
          <w:lang w:val="en-SG" w:eastAsia="en-GB"/>
        </w:rPr>
        <w:t>Supporting statement</w:t>
      </w:r>
    </w:p>
    <w:p w14:paraId="71EA913C"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Creating, preserving and unlocking value</w:t>
      </w:r>
    </w:p>
    <w:p w14:paraId="4ED2A574" w14:textId="77777777" w:rsidR="006B5BA9" w:rsidRPr="006B5BA9" w:rsidRDefault="006B5BA9" w:rsidP="00DE574F">
      <w:pPr>
        <w:snapToGrid w:val="0"/>
        <w:spacing w:after="200"/>
        <w:jc w:val="both"/>
        <w:outlineLvl w:val="1"/>
        <w:rPr>
          <w:rFonts w:eastAsia="Times New Roman" w:cs="Arial"/>
          <w:szCs w:val="20"/>
          <w:lang w:val="en-SG" w:eastAsia="en-GB"/>
        </w:rPr>
      </w:pPr>
    </w:p>
    <w:p w14:paraId="762413D5" w14:textId="77777777" w:rsidR="006B5BA9" w:rsidRDefault="006B5BA9" w:rsidP="00DE574F">
      <w:pPr>
        <w:snapToGrid w:val="0"/>
        <w:spacing w:after="200"/>
        <w:jc w:val="both"/>
        <w:outlineLvl w:val="1"/>
        <w:rPr>
          <w:rFonts w:eastAsia="Times New Roman" w:cs="Arial"/>
          <w:i/>
          <w:iCs/>
          <w:szCs w:val="20"/>
          <w:lang w:val="en-SG" w:eastAsia="en-GB"/>
        </w:rPr>
      </w:pPr>
      <w:r w:rsidRPr="006B5BA9">
        <w:rPr>
          <w:rFonts w:eastAsia="Times New Roman" w:cs="Arial"/>
          <w:i/>
          <w:iCs/>
          <w:szCs w:val="20"/>
          <w:lang w:val="en-SG" w:eastAsia="en-GB"/>
        </w:rPr>
        <w:t>Experience examples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6B5BA9" w14:paraId="05505F7B" w14:textId="77777777" w:rsidTr="006B5BA9">
        <w:tc>
          <w:tcPr>
            <w:tcW w:w="1696" w:type="dxa"/>
          </w:tcPr>
          <w:p w14:paraId="0D7AE6BF" w14:textId="46E3EFCB"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3EF2D7DF" w14:textId="1BA50681"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Growth</w:t>
            </w:r>
          </w:p>
        </w:tc>
      </w:tr>
      <w:tr w:rsidR="006B5BA9" w14:paraId="63D1D9D8" w14:textId="77777777" w:rsidTr="006B5BA9">
        <w:tc>
          <w:tcPr>
            <w:tcW w:w="1696" w:type="dxa"/>
          </w:tcPr>
          <w:p w14:paraId="776BA083" w14:textId="675BF471"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Headline</w:t>
            </w:r>
          </w:p>
        </w:tc>
        <w:tc>
          <w:tcPr>
            <w:tcW w:w="7932" w:type="dxa"/>
          </w:tcPr>
          <w:p w14:paraId="76F9AF95" w14:textId="34BCB453" w:rsidR="006B5BA9" w:rsidRPr="006B5BA9" w:rsidRDefault="004279F7"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Achieved</w:t>
            </w:r>
            <w:r w:rsidRPr="006B5BA9">
              <w:rPr>
                <w:rFonts w:eastAsia="Times New Roman" w:cs="Arial"/>
                <w:szCs w:val="20"/>
                <w:lang w:val="en-SG" w:eastAsia="en-GB"/>
              </w:rPr>
              <w:t xml:space="preserve"> </w:t>
            </w:r>
            <w:r w:rsidR="000760CA" w:rsidRPr="000760CA">
              <w:rPr>
                <w:rFonts w:eastAsia="Times New Roman" w:cs="Arial"/>
                <w:szCs w:val="20"/>
                <w:lang w:val="en-SG" w:eastAsia="en-GB"/>
              </w:rPr>
              <w:t>20% annual portfolio growth</w:t>
            </w:r>
          </w:p>
        </w:tc>
      </w:tr>
      <w:tr w:rsidR="006B5BA9" w14:paraId="09AE2DA8" w14:textId="77777777" w:rsidTr="006B5BA9">
        <w:tc>
          <w:tcPr>
            <w:tcW w:w="1696" w:type="dxa"/>
          </w:tcPr>
          <w:p w14:paraId="049F10E9" w14:textId="3A6CB72A"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65585B29" w14:textId="1212ADAC"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Aircraft lessor</w:t>
            </w:r>
          </w:p>
        </w:tc>
      </w:tr>
      <w:tr w:rsidR="006B5BA9" w14:paraId="7149137E" w14:textId="77777777" w:rsidTr="006B5BA9">
        <w:tc>
          <w:tcPr>
            <w:tcW w:w="1696" w:type="dxa"/>
          </w:tcPr>
          <w:p w14:paraId="1F625679" w14:textId="5BA6D20D"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1A9C17C8" w14:textId="37E74DC8" w:rsidR="004B5FB7" w:rsidRPr="006B5BA9" w:rsidRDefault="004279F7" w:rsidP="00DE574F">
            <w:pPr>
              <w:snapToGrid w:val="0"/>
              <w:spacing w:after="200"/>
              <w:jc w:val="both"/>
              <w:outlineLvl w:val="1"/>
              <w:rPr>
                <w:rFonts w:eastAsia="Times New Roman" w:cs="Arial"/>
                <w:szCs w:val="20"/>
                <w:lang w:val="en-SG" w:eastAsia="en-GB"/>
              </w:rPr>
            </w:pPr>
            <w:r w:rsidRPr="000760CA">
              <w:rPr>
                <w:rFonts w:eastAsia="Times New Roman" w:cs="Arial"/>
                <w:szCs w:val="20"/>
                <w:lang w:val="en-SG" w:eastAsia="en-GB"/>
              </w:rPr>
              <w:t xml:space="preserve">Delivered </w:t>
            </w:r>
            <w:r w:rsidR="000760CA" w:rsidRPr="000760CA">
              <w:rPr>
                <w:rFonts w:eastAsia="Times New Roman" w:cs="Arial"/>
                <w:szCs w:val="20"/>
                <w:lang w:val="en-SG" w:eastAsia="en-GB"/>
              </w:rPr>
              <w:t>USD 300m of portfolio expansion through the acquisition</w:t>
            </w:r>
            <w:r w:rsidR="000760CA">
              <w:rPr>
                <w:rFonts w:eastAsia="Times New Roman" w:cs="Arial"/>
                <w:szCs w:val="20"/>
                <w:lang w:val="en-SG" w:eastAsia="en-GB"/>
              </w:rPr>
              <w:t>, financing and leasing</w:t>
            </w:r>
            <w:r w:rsidR="000760CA" w:rsidRPr="000760CA">
              <w:rPr>
                <w:rFonts w:eastAsia="Times New Roman" w:cs="Arial"/>
                <w:szCs w:val="20"/>
                <w:lang w:val="en-SG" w:eastAsia="en-GB"/>
              </w:rPr>
              <w:t xml:space="preserve"> of 11 aircraft</w:t>
            </w:r>
            <w:r w:rsidR="004B5FB7" w:rsidRPr="009F623A">
              <w:rPr>
                <w:rFonts w:cs="Arial"/>
                <w:spacing w:val="-8"/>
                <w:szCs w:val="20"/>
              </w:rPr>
              <w:t xml:space="preserve"> </w:t>
            </w:r>
            <w:r w:rsidR="004B5FB7">
              <w:rPr>
                <w:rFonts w:cs="Arial"/>
                <w:spacing w:val="-8"/>
                <w:szCs w:val="20"/>
              </w:rPr>
              <w:t>to</w:t>
            </w:r>
            <w:r w:rsidR="004B5FB7" w:rsidRPr="009F623A">
              <w:rPr>
                <w:rFonts w:cs="Arial"/>
                <w:spacing w:val="-8"/>
                <w:szCs w:val="20"/>
              </w:rPr>
              <w:t xml:space="preserve"> 8 airlines </w:t>
            </w:r>
            <w:r w:rsidR="004B5FB7">
              <w:rPr>
                <w:rFonts w:cs="Arial"/>
                <w:spacing w:val="-8"/>
                <w:szCs w:val="20"/>
              </w:rPr>
              <w:t>involving</w:t>
            </w:r>
            <w:r w:rsidR="004B5FB7" w:rsidRPr="009F623A">
              <w:rPr>
                <w:rFonts w:cs="Arial"/>
                <w:spacing w:val="-8"/>
                <w:szCs w:val="20"/>
              </w:rPr>
              <w:t xml:space="preserve"> 7 lenders</w:t>
            </w:r>
          </w:p>
        </w:tc>
      </w:tr>
    </w:tbl>
    <w:p w14:paraId="7C84438D" w14:textId="5BD0D34F" w:rsidR="006B5BA9" w:rsidRPr="006B5BA9" w:rsidRDefault="006B5BA9" w:rsidP="00DE574F">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6B5BA9" w14:paraId="1F188C0B" w14:textId="77777777" w:rsidTr="000403DC">
        <w:tc>
          <w:tcPr>
            <w:tcW w:w="1696" w:type="dxa"/>
          </w:tcPr>
          <w:p w14:paraId="31AFDD9E"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42D5CCA4" w14:textId="06847910" w:rsidR="006B5BA9"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 xml:space="preserve">Liquidity </w:t>
            </w:r>
            <w:r>
              <w:rPr>
                <w:rFonts w:eastAsia="Times New Roman" w:cs="Arial"/>
                <w:szCs w:val="20"/>
                <w:lang w:val="en-SG" w:eastAsia="en-GB"/>
              </w:rPr>
              <w:t>and</w:t>
            </w:r>
            <w:r w:rsidRPr="006B5BA9">
              <w:rPr>
                <w:rFonts w:eastAsia="Times New Roman" w:cs="Arial"/>
                <w:szCs w:val="20"/>
                <w:lang w:val="en-SG" w:eastAsia="en-GB"/>
              </w:rPr>
              <w:t xml:space="preserve"> capital structure</w:t>
            </w:r>
          </w:p>
        </w:tc>
      </w:tr>
      <w:tr w:rsidR="006B5BA9" w14:paraId="57A379C9" w14:textId="77777777" w:rsidTr="000403DC">
        <w:tc>
          <w:tcPr>
            <w:tcW w:w="1696" w:type="dxa"/>
          </w:tcPr>
          <w:p w14:paraId="0BC13B05"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lastRenderedPageBreak/>
              <w:t>Headline</w:t>
            </w:r>
          </w:p>
        </w:tc>
        <w:tc>
          <w:tcPr>
            <w:tcW w:w="7932" w:type="dxa"/>
          </w:tcPr>
          <w:p w14:paraId="0F01EB10" w14:textId="7FB80258" w:rsidR="00DB719B" w:rsidRPr="000D518C" w:rsidRDefault="00101105"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Enabled IPO readiness</w:t>
            </w:r>
          </w:p>
        </w:tc>
      </w:tr>
      <w:tr w:rsidR="006B5BA9" w14:paraId="214CA91A" w14:textId="77777777" w:rsidTr="000403DC">
        <w:tc>
          <w:tcPr>
            <w:tcW w:w="1696" w:type="dxa"/>
          </w:tcPr>
          <w:p w14:paraId="3583FDF8"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23B2E6CA" w14:textId="6F380E2B" w:rsidR="006B5BA9"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Airline</w:t>
            </w:r>
          </w:p>
        </w:tc>
      </w:tr>
      <w:tr w:rsidR="006B5BA9" w14:paraId="2096EA90" w14:textId="77777777" w:rsidTr="000403DC">
        <w:tc>
          <w:tcPr>
            <w:tcW w:w="1696" w:type="dxa"/>
          </w:tcPr>
          <w:p w14:paraId="15001C7F" w14:textId="7777777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4051E3A4" w14:textId="2111785C" w:rsidR="006B5BA9"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Directed the refinancing of US</w:t>
            </w:r>
            <w:r>
              <w:rPr>
                <w:rFonts w:eastAsia="Times New Roman" w:cs="Arial"/>
                <w:szCs w:val="20"/>
                <w:lang w:val="en-SG" w:eastAsia="en-GB"/>
              </w:rPr>
              <w:t xml:space="preserve">D </w:t>
            </w:r>
            <w:r w:rsidRPr="006B5BA9">
              <w:rPr>
                <w:rFonts w:eastAsia="Times New Roman" w:cs="Arial"/>
                <w:szCs w:val="20"/>
                <w:lang w:val="en-SG" w:eastAsia="en-GB"/>
              </w:rPr>
              <w:t>4bn across 24 financing facilities involving 14 financiers, forming a key part of the airline’s broader IPO readiness programme and establishing a more scalable capital structure</w:t>
            </w:r>
          </w:p>
        </w:tc>
      </w:tr>
    </w:tbl>
    <w:p w14:paraId="6A494B89" w14:textId="77777777" w:rsidR="006B5BA9" w:rsidRDefault="006B5BA9" w:rsidP="00DE574F">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0D518C" w14:paraId="5E1DC376" w14:textId="77777777" w:rsidTr="000403DC">
        <w:tc>
          <w:tcPr>
            <w:tcW w:w="1696" w:type="dxa"/>
          </w:tcPr>
          <w:p w14:paraId="3FC53551"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0B9B411E" w14:textId="620DA893"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Value preservation</w:t>
            </w:r>
          </w:p>
        </w:tc>
      </w:tr>
      <w:tr w:rsidR="000D518C" w14:paraId="567F783C" w14:textId="77777777" w:rsidTr="000403DC">
        <w:tc>
          <w:tcPr>
            <w:tcW w:w="1696" w:type="dxa"/>
          </w:tcPr>
          <w:p w14:paraId="36E05C1C"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Headline</w:t>
            </w:r>
          </w:p>
        </w:tc>
        <w:tc>
          <w:tcPr>
            <w:tcW w:w="7932" w:type="dxa"/>
          </w:tcPr>
          <w:p w14:paraId="583A7AA2" w14:textId="1E2AE452"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Protected liquidity through global disruption</w:t>
            </w:r>
          </w:p>
        </w:tc>
      </w:tr>
      <w:tr w:rsidR="000D518C" w14:paraId="6036F023" w14:textId="77777777" w:rsidTr="000403DC">
        <w:tc>
          <w:tcPr>
            <w:tcW w:w="1696" w:type="dxa"/>
          </w:tcPr>
          <w:p w14:paraId="73347866"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3EFBE2C2" w14:textId="436FCEC8"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Aircraft lessor</w:t>
            </w:r>
          </w:p>
        </w:tc>
      </w:tr>
      <w:tr w:rsidR="000D518C" w14:paraId="64B5E729" w14:textId="77777777" w:rsidTr="000403DC">
        <w:tc>
          <w:tcPr>
            <w:tcW w:w="1696" w:type="dxa"/>
          </w:tcPr>
          <w:p w14:paraId="36A74961"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4AB6DFD6" w14:textId="3C4FCA9A" w:rsidR="000D518C" w:rsidRPr="000D518C" w:rsidRDefault="00760200" w:rsidP="00DE574F">
            <w:pPr>
              <w:snapToGrid w:val="0"/>
              <w:spacing w:after="200"/>
              <w:jc w:val="both"/>
              <w:outlineLvl w:val="1"/>
              <w:rPr>
                <w:rFonts w:eastAsia="Times New Roman" w:cs="Arial"/>
                <w:szCs w:val="20"/>
                <w:lang w:val="en-SG" w:eastAsia="en-GB"/>
              </w:rPr>
            </w:pPr>
            <w:r w:rsidRPr="00760200">
              <w:rPr>
                <w:rFonts w:eastAsia="Times New Roman" w:cs="Arial"/>
                <w:szCs w:val="20"/>
                <w:lang w:val="en-SG" w:eastAsia="en-GB"/>
              </w:rPr>
              <w:t>Structured and implemented a portfolio-wide USD 1.1bn restructuring and refinancing that preserved liquidity and protected long-term value throughout the COVID-19 period</w:t>
            </w:r>
          </w:p>
        </w:tc>
      </w:tr>
    </w:tbl>
    <w:p w14:paraId="7C366510" w14:textId="77777777" w:rsidR="006B5BA9" w:rsidRDefault="006B5BA9" w:rsidP="00DE574F">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0D518C" w14:paraId="65392B71" w14:textId="77777777" w:rsidTr="000403DC">
        <w:tc>
          <w:tcPr>
            <w:tcW w:w="1696" w:type="dxa"/>
          </w:tcPr>
          <w:p w14:paraId="33BC4115"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58197F65" w14:textId="6CFFB975"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Operational improvement</w:t>
            </w:r>
          </w:p>
        </w:tc>
      </w:tr>
      <w:tr w:rsidR="000D518C" w14:paraId="5A6AE97F" w14:textId="77777777" w:rsidTr="000403DC">
        <w:tc>
          <w:tcPr>
            <w:tcW w:w="1696" w:type="dxa"/>
          </w:tcPr>
          <w:p w14:paraId="5D448184"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Headline</w:t>
            </w:r>
          </w:p>
        </w:tc>
        <w:tc>
          <w:tcPr>
            <w:tcW w:w="7932" w:type="dxa"/>
          </w:tcPr>
          <w:p w14:paraId="28297B46" w14:textId="4521302B"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Improved cash collection and working capital performance by 70%</w:t>
            </w:r>
          </w:p>
        </w:tc>
      </w:tr>
      <w:tr w:rsidR="000D518C" w14:paraId="2B90F516" w14:textId="77777777" w:rsidTr="000403DC">
        <w:tc>
          <w:tcPr>
            <w:tcW w:w="1696" w:type="dxa"/>
          </w:tcPr>
          <w:p w14:paraId="528C8866"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74599408" w14:textId="2E1E1019"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Airline</w:t>
            </w:r>
          </w:p>
        </w:tc>
      </w:tr>
      <w:tr w:rsidR="000D518C" w14:paraId="141779AD" w14:textId="77777777" w:rsidTr="000403DC">
        <w:tc>
          <w:tcPr>
            <w:tcW w:w="1696" w:type="dxa"/>
          </w:tcPr>
          <w:p w14:paraId="73172255"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598D12CF" w14:textId="54D88B88"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Redesigned payment acceptance and processing frameworks, accelerating cash collection and delivering funding-cost savings of approximately US</w:t>
            </w:r>
            <w:r>
              <w:rPr>
                <w:rFonts w:eastAsia="Times New Roman" w:cs="Arial"/>
                <w:szCs w:val="20"/>
                <w:lang w:val="en-SG" w:eastAsia="en-GB"/>
              </w:rPr>
              <w:t xml:space="preserve">D </w:t>
            </w:r>
            <w:r w:rsidRPr="006B5BA9">
              <w:rPr>
                <w:rFonts w:eastAsia="Times New Roman" w:cs="Arial"/>
                <w:szCs w:val="20"/>
                <w:lang w:val="en-SG" w:eastAsia="en-GB"/>
              </w:rPr>
              <w:t>10m per annum</w:t>
            </w:r>
          </w:p>
        </w:tc>
      </w:tr>
    </w:tbl>
    <w:p w14:paraId="46A390F6" w14:textId="77777777" w:rsidR="006B5BA9" w:rsidRDefault="006B5BA9" w:rsidP="00DE574F">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0D518C" w14:paraId="5E24400B" w14:textId="77777777" w:rsidTr="000403DC">
        <w:tc>
          <w:tcPr>
            <w:tcW w:w="1696" w:type="dxa"/>
          </w:tcPr>
          <w:p w14:paraId="5FA59091"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6DA7EC61" w14:textId="381C0992" w:rsidR="000D518C" w:rsidRPr="000D518C" w:rsidRDefault="004279F7"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Strategic t</w:t>
            </w:r>
            <w:r w:rsidR="000D518C" w:rsidRPr="006B5BA9">
              <w:rPr>
                <w:rFonts w:eastAsia="Times New Roman" w:cs="Arial"/>
                <w:szCs w:val="20"/>
                <w:lang w:val="en-SG" w:eastAsia="en-GB"/>
              </w:rPr>
              <w:t>ransformation</w:t>
            </w:r>
          </w:p>
        </w:tc>
      </w:tr>
      <w:tr w:rsidR="000D518C" w14:paraId="0C15BA1A" w14:textId="77777777" w:rsidTr="000403DC">
        <w:tc>
          <w:tcPr>
            <w:tcW w:w="1696" w:type="dxa"/>
          </w:tcPr>
          <w:p w14:paraId="2FB9DB1C"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Headline</w:t>
            </w:r>
          </w:p>
        </w:tc>
        <w:tc>
          <w:tcPr>
            <w:tcW w:w="7932" w:type="dxa"/>
          </w:tcPr>
          <w:p w14:paraId="08179758" w14:textId="559662B1" w:rsidR="000D518C" w:rsidRPr="000D518C" w:rsidRDefault="000760CA" w:rsidP="00DE574F">
            <w:pPr>
              <w:snapToGrid w:val="0"/>
              <w:spacing w:after="200"/>
              <w:jc w:val="both"/>
              <w:outlineLvl w:val="1"/>
              <w:rPr>
                <w:rFonts w:eastAsia="Times New Roman" w:cs="Arial"/>
                <w:szCs w:val="20"/>
                <w:lang w:val="en-SG" w:eastAsia="en-GB"/>
              </w:rPr>
            </w:pPr>
            <w:r w:rsidRPr="000760CA">
              <w:rPr>
                <w:rFonts w:eastAsia="Times New Roman" w:cs="Arial"/>
                <w:szCs w:val="20"/>
                <w:lang w:val="en-SG" w:eastAsia="en-GB"/>
              </w:rPr>
              <w:t>Enhanced hedging strategy and liquidity efficiency</w:t>
            </w:r>
          </w:p>
        </w:tc>
      </w:tr>
      <w:tr w:rsidR="000D518C" w14:paraId="200ED812" w14:textId="77777777" w:rsidTr="000403DC">
        <w:tc>
          <w:tcPr>
            <w:tcW w:w="1696" w:type="dxa"/>
          </w:tcPr>
          <w:p w14:paraId="38913496"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359B40B9" w14:textId="663DB892"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Airline</w:t>
            </w:r>
          </w:p>
        </w:tc>
      </w:tr>
      <w:tr w:rsidR="000D518C" w14:paraId="6B35B86B" w14:textId="77777777" w:rsidTr="000403DC">
        <w:tc>
          <w:tcPr>
            <w:tcW w:w="1696" w:type="dxa"/>
          </w:tcPr>
          <w:p w14:paraId="7483DC5D"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01A9D3F9" w14:textId="1C5CD2FE" w:rsidR="000D518C" w:rsidRPr="000D518C" w:rsidRDefault="000760CA" w:rsidP="00DE574F">
            <w:pPr>
              <w:snapToGrid w:val="0"/>
              <w:spacing w:after="200"/>
              <w:jc w:val="both"/>
              <w:outlineLvl w:val="1"/>
              <w:rPr>
                <w:rFonts w:eastAsia="Times New Roman" w:cs="Arial"/>
                <w:szCs w:val="20"/>
                <w:lang w:val="en-SG" w:eastAsia="en-GB"/>
              </w:rPr>
            </w:pPr>
            <w:r w:rsidRPr="000760CA">
              <w:rPr>
                <w:rFonts w:eastAsia="Times New Roman" w:cs="Arial"/>
                <w:szCs w:val="20"/>
                <w:lang w:val="en-SG" w:eastAsia="en-GB"/>
              </w:rPr>
              <w:t xml:space="preserve">Expanded derivatives capability to optimise hedging strategy and liquidity efficiency, achieving material savings (including </w:t>
            </w:r>
            <w:proofErr w:type="spellStart"/>
            <w:r w:rsidRPr="000760CA">
              <w:rPr>
                <w:rFonts w:eastAsia="Times New Roman" w:cs="Arial"/>
                <w:szCs w:val="20"/>
                <w:lang w:val="en-SG" w:eastAsia="en-GB"/>
              </w:rPr>
              <w:t>c.USD</w:t>
            </w:r>
            <w:proofErr w:type="spellEnd"/>
            <w:r w:rsidRPr="000760CA">
              <w:rPr>
                <w:rFonts w:eastAsia="Times New Roman" w:cs="Arial"/>
                <w:szCs w:val="20"/>
                <w:lang w:val="en-SG" w:eastAsia="en-GB"/>
              </w:rPr>
              <w:t xml:space="preserve"> 150m from fuel hedging)</w:t>
            </w:r>
          </w:p>
        </w:tc>
      </w:tr>
    </w:tbl>
    <w:p w14:paraId="78795127" w14:textId="77777777" w:rsidR="006B5BA9" w:rsidRDefault="006B5BA9" w:rsidP="00DE574F">
      <w:pPr>
        <w:snapToGrid w:val="0"/>
        <w:spacing w:after="200"/>
        <w:jc w:val="both"/>
        <w:outlineLvl w:val="1"/>
        <w:rPr>
          <w:rFonts w:eastAsia="Times New Roman" w:cs="Arial"/>
          <w:szCs w:val="20"/>
          <w:lang w:val="en-S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7932"/>
      </w:tblGrid>
      <w:tr w:rsidR="000D518C" w14:paraId="4820C9C3" w14:textId="77777777" w:rsidTr="000403DC">
        <w:tc>
          <w:tcPr>
            <w:tcW w:w="1696" w:type="dxa"/>
          </w:tcPr>
          <w:p w14:paraId="48D402A7"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Theme</w:t>
            </w:r>
          </w:p>
        </w:tc>
        <w:tc>
          <w:tcPr>
            <w:tcW w:w="7932" w:type="dxa"/>
          </w:tcPr>
          <w:p w14:paraId="08769437" w14:textId="1D609B00" w:rsidR="000D518C" w:rsidRDefault="004279F7" w:rsidP="00DE574F">
            <w:pPr>
              <w:snapToGrid w:val="0"/>
              <w:spacing w:after="200"/>
              <w:jc w:val="both"/>
              <w:outlineLvl w:val="1"/>
              <w:rPr>
                <w:rFonts w:eastAsia="Times New Roman" w:cs="Arial"/>
                <w:i/>
                <w:iCs/>
                <w:szCs w:val="20"/>
                <w:lang w:val="en-SG" w:eastAsia="en-GB"/>
              </w:rPr>
            </w:pPr>
            <w:r>
              <w:rPr>
                <w:rFonts w:eastAsia="Times New Roman" w:cs="Arial"/>
                <w:szCs w:val="20"/>
                <w:lang w:val="en-SG" w:eastAsia="en-GB"/>
              </w:rPr>
              <w:t>New business creation</w:t>
            </w:r>
          </w:p>
        </w:tc>
      </w:tr>
      <w:tr w:rsidR="000D518C" w14:paraId="55CC15D6" w14:textId="77777777" w:rsidTr="000403DC">
        <w:tc>
          <w:tcPr>
            <w:tcW w:w="1696" w:type="dxa"/>
          </w:tcPr>
          <w:p w14:paraId="2CE91821"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Headline</w:t>
            </w:r>
          </w:p>
        </w:tc>
        <w:tc>
          <w:tcPr>
            <w:tcW w:w="7932" w:type="dxa"/>
          </w:tcPr>
          <w:p w14:paraId="054F7F1C" w14:textId="20506A2D"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Established a new source of revenue growth</w:t>
            </w:r>
          </w:p>
        </w:tc>
      </w:tr>
      <w:tr w:rsidR="000D518C" w14:paraId="17343A88" w14:textId="77777777" w:rsidTr="000403DC">
        <w:tc>
          <w:tcPr>
            <w:tcW w:w="1696" w:type="dxa"/>
          </w:tcPr>
          <w:p w14:paraId="116E8338"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Customer</w:t>
            </w:r>
          </w:p>
        </w:tc>
        <w:tc>
          <w:tcPr>
            <w:tcW w:w="7932" w:type="dxa"/>
          </w:tcPr>
          <w:p w14:paraId="57ACB1F7" w14:textId="72D5C605"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Aircraft lessor</w:t>
            </w:r>
          </w:p>
        </w:tc>
      </w:tr>
      <w:tr w:rsidR="000D518C" w14:paraId="3848DBA4" w14:textId="77777777" w:rsidTr="000403DC">
        <w:tc>
          <w:tcPr>
            <w:tcW w:w="1696" w:type="dxa"/>
          </w:tcPr>
          <w:p w14:paraId="49B6392A" w14:textId="77777777" w:rsidR="000D518C" w:rsidRPr="006B5BA9"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Description</w:t>
            </w:r>
          </w:p>
        </w:tc>
        <w:tc>
          <w:tcPr>
            <w:tcW w:w="7932" w:type="dxa"/>
          </w:tcPr>
          <w:p w14:paraId="6EBBDE37" w14:textId="2A1D7B88" w:rsidR="000D518C" w:rsidRPr="000D518C" w:rsidRDefault="000D518C"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Developed the operating model and commercial framework required to launch and scale a new engine leasing business division</w:t>
            </w:r>
          </w:p>
        </w:tc>
      </w:tr>
    </w:tbl>
    <w:p w14:paraId="6937932C" w14:textId="77777777" w:rsidR="006B5BA9" w:rsidRPr="006B5BA9" w:rsidRDefault="006B5BA9" w:rsidP="00DE574F">
      <w:pPr>
        <w:snapToGrid w:val="0"/>
        <w:spacing w:after="200"/>
        <w:jc w:val="both"/>
        <w:outlineLvl w:val="1"/>
        <w:rPr>
          <w:rFonts w:eastAsia="Times New Roman" w:cs="Arial"/>
          <w:szCs w:val="20"/>
          <w:lang w:val="en-SG" w:eastAsia="en-GB"/>
        </w:rPr>
      </w:pPr>
    </w:p>
    <w:p w14:paraId="1415ED6F" w14:textId="77777777" w:rsidR="006B5BA9" w:rsidRPr="000D518C" w:rsidRDefault="006B5BA9" w:rsidP="00DE574F">
      <w:pPr>
        <w:snapToGrid w:val="0"/>
        <w:spacing w:after="200"/>
        <w:jc w:val="both"/>
        <w:outlineLvl w:val="1"/>
        <w:rPr>
          <w:rFonts w:eastAsia="Times New Roman" w:cs="Arial"/>
          <w:b/>
          <w:bCs/>
          <w:szCs w:val="20"/>
          <w:lang w:val="en-SG" w:eastAsia="en-GB"/>
        </w:rPr>
      </w:pPr>
      <w:r w:rsidRPr="000D518C">
        <w:rPr>
          <w:rFonts w:eastAsia="Times New Roman" w:cs="Arial"/>
          <w:b/>
          <w:bCs/>
          <w:szCs w:val="20"/>
          <w:lang w:val="en-SG" w:eastAsia="en-GB"/>
        </w:rPr>
        <w:t>Design intent</w:t>
      </w:r>
    </w:p>
    <w:p w14:paraId="284264C3" w14:textId="77777777" w:rsidR="006B5BA9" w:rsidRPr="006B5BA9" w:rsidRDefault="006B5BA9" w:rsidP="00DE574F">
      <w:pPr>
        <w:snapToGrid w:val="0"/>
        <w:spacing w:after="200"/>
        <w:jc w:val="both"/>
        <w:outlineLvl w:val="1"/>
        <w:rPr>
          <w:rFonts w:eastAsia="Times New Roman" w:cs="Arial"/>
          <w:szCs w:val="20"/>
          <w:lang w:val="en-SG" w:eastAsia="en-GB"/>
        </w:rPr>
      </w:pPr>
    </w:p>
    <w:p w14:paraId="70E2777B" w14:textId="4818D903"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Demonstrate credibility</w:t>
      </w:r>
    </w:p>
    <w:p w14:paraId="3914839E" w14:textId="7C4A224D"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Demonstrate judgement</w:t>
      </w:r>
    </w:p>
    <w:p w14:paraId="13FAD592" w14:textId="4312D87C"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Demonstrate breadth of experience</w:t>
      </w:r>
    </w:p>
    <w:p w14:paraId="64F42270" w14:textId="4507F845"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Demonstrate different forms of value creation</w:t>
      </w:r>
    </w:p>
    <w:p w14:paraId="3EE6BD19" w14:textId="5DCC4622" w:rsid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Demonstrate outcomes rather than activities</w:t>
      </w:r>
    </w:p>
    <w:p w14:paraId="19B222E2" w14:textId="5FB3C7C4" w:rsidR="009D3519" w:rsidRPr="006B5BA9" w:rsidRDefault="009D3519" w:rsidP="00DE574F">
      <w:pPr>
        <w:snapToGrid w:val="0"/>
        <w:spacing w:after="200"/>
        <w:jc w:val="both"/>
        <w:outlineLvl w:val="1"/>
        <w:rPr>
          <w:rFonts w:eastAsia="Times New Roman" w:cs="Arial"/>
          <w:szCs w:val="20"/>
          <w:lang w:val="en-SG" w:eastAsia="en-GB"/>
        </w:rPr>
      </w:pPr>
      <w:r w:rsidRPr="009D3519">
        <w:rPr>
          <w:rFonts w:eastAsia="Times New Roman" w:cs="Arial"/>
          <w:szCs w:val="20"/>
          <w:lang w:val="en-SG" w:eastAsia="en-GB"/>
        </w:rPr>
        <w:t>The six examples should read as a connected body of evidence rather than six independent case studies</w:t>
      </w:r>
    </w:p>
    <w:p w14:paraId="236A0FB7" w14:textId="39A5F476"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lastRenderedPageBreak/>
        <w:t xml:space="preserve">Provide evidence supporting the proposition </w:t>
      </w:r>
      <w:r w:rsidR="000D518C" w:rsidRPr="000D518C">
        <w:rPr>
          <w:rFonts w:eastAsia="Times New Roman" w:cs="Arial"/>
          <w:i/>
          <w:iCs/>
          <w:szCs w:val="20"/>
          <w:lang w:val="en-SG" w:eastAsia="en-GB"/>
        </w:rPr>
        <w:t>s</w:t>
      </w:r>
      <w:r w:rsidRPr="000D518C">
        <w:rPr>
          <w:rFonts w:eastAsia="Times New Roman" w:cs="Arial"/>
          <w:i/>
          <w:iCs/>
          <w:szCs w:val="20"/>
          <w:lang w:val="en-SG" w:eastAsia="en-GB"/>
        </w:rPr>
        <w:t>haping vision into value</w:t>
      </w:r>
    </w:p>
    <w:p w14:paraId="3B865DDB" w14:textId="54791D0D"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themes provide an organising framework that demonstrates different forms of value creation without relying on chronology, service lines or customer names</w:t>
      </w:r>
    </w:p>
    <w:p w14:paraId="1279F309" w14:textId="04846D62" w:rsid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headlines communicate the strategic outcome</w:t>
      </w:r>
    </w:p>
    <w:p w14:paraId="67002FA9" w14:textId="59BA40F7" w:rsidR="009D3519" w:rsidRPr="006B5BA9" w:rsidRDefault="009D3519" w:rsidP="00DE574F">
      <w:pPr>
        <w:snapToGrid w:val="0"/>
        <w:spacing w:after="200"/>
        <w:jc w:val="both"/>
        <w:outlineLvl w:val="1"/>
        <w:rPr>
          <w:rFonts w:eastAsia="Times New Roman" w:cs="Arial"/>
          <w:szCs w:val="20"/>
          <w:lang w:val="en-SG" w:eastAsia="en-GB"/>
        </w:rPr>
      </w:pPr>
      <w:r w:rsidRPr="009D3519">
        <w:rPr>
          <w:rFonts w:eastAsia="Times New Roman" w:cs="Arial"/>
          <w:szCs w:val="20"/>
          <w:lang w:val="en-SG" w:eastAsia="en-GB"/>
        </w:rPr>
        <w:t>The themes organise the examples</w:t>
      </w:r>
      <w:r>
        <w:rPr>
          <w:rFonts w:eastAsia="Times New Roman" w:cs="Arial"/>
          <w:szCs w:val="20"/>
          <w:lang w:val="en-SG" w:eastAsia="en-GB"/>
        </w:rPr>
        <w:t xml:space="preserve"> and </w:t>
      </w:r>
      <w:r w:rsidRPr="009D3519">
        <w:rPr>
          <w:rFonts w:eastAsia="Times New Roman" w:cs="Arial"/>
          <w:szCs w:val="20"/>
          <w:lang w:val="en-SG" w:eastAsia="en-GB"/>
        </w:rPr>
        <w:t>the headlines should carry the primary emotional and commercial impact</w:t>
      </w:r>
    </w:p>
    <w:p w14:paraId="5B5B01C2" w14:textId="26896F90"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customer descriptors demonstrate breadth across the aviation ecosystem without becoming the focus of the section</w:t>
      </w:r>
    </w:p>
    <w:p w14:paraId="5BD176FE" w14:textId="19A4AACC"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descriptions provide evidence, scale and context while remaining subordinate to the outcome</w:t>
      </w:r>
    </w:p>
    <w:p w14:paraId="533B770C" w14:textId="6F0A6C7E"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section should feel executive-facing, thoughtful and outcome-oriented rather than transactional, technical or promotional</w:t>
      </w:r>
    </w:p>
    <w:p w14:paraId="2B52F1AF" w14:textId="7DF10C24"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experience examples should collectively demonstrate growth, liquidity, value preservation, operational improvement, transformation and innovation without explicitly explaining that framework</w:t>
      </w:r>
    </w:p>
    <w:p w14:paraId="52BA04DD" w14:textId="77777777" w:rsidR="006B5BA9" w:rsidRPr="006B5BA9" w:rsidRDefault="006B5BA9" w:rsidP="00DE574F">
      <w:pPr>
        <w:snapToGrid w:val="0"/>
        <w:spacing w:after="200"/>
        <w:jc w:val="both"/>
        <w:outlineLvl w:val="1"/>
        <w:rPr>
          <w:rFonts w:eastAsia="Times New Roman" w:cs="Arial"/>
          <w:szCs w:val="20"/>
          <w:lang w:val="en-SG" w:eastAsia="en-GB"/>
        </w:rPr>
      </w:pPr>
    </w:p>
    <w:p w14:paraId="11B2C384" w14:textId="5999B8B0" w:rsidR="006B5BA9" w:rsidRPr="000D518C" w:rsidRDefault="000D518C" w:rsidP="00DE574F">
      <w:pPr>
        <w:snapToGrid w:val="0"/>
        <w:spacing w:after="200"/>
        <w:jc w:val="both"/>
        <w:outlineLvl w:val="1"/>
        <w:rPr>
          <w:rFonts w:eastAsia="Times New Roman" w:cs="Arial"/>
          <w:b/>
          <w:bCs/>
          <w:szCs w:val="20"/>
          <w:lang w:val="en-SG" w:eastAsia="en-GB"/>
        </w:rPr>
      </w:pPr>
      <w:r w:rsidRPr="000D518C">
        <w:rPr>
          <w:rFonts w:eastAsia="Times New Roman" w:cs="Arial"/>
          <w:b/>
          <w:bCs/>
          <w:szCs w:val="20"/>
          <w:lang w:val="en-SG" w:eastAsia="en-GB"/>
        </w:rPr>
        <w:t>Other c</w:t>
      </w:r>
      <w:r w:rsidR="006B5BA9" w:rsidRPr="000D518C">
        <w:rPr>
          <w:rFonts w:eastAsia="Times New Roman" w:cs="Arial"/>
          <w:b/>
          <w:bCs/>
          <w:szCs w:val="20"/>
          <w:lang w:val="en-SG" w:eastAsia="en-GB"/>
        </w:rPr>
        <w:t>omments</w:t>
      </w:r>
    </w:p>
    <w:p w14:paraId="27389835" w14:textId="0C95F706"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 xml:space="preserve">The section heading </w:t>
      </w:r>
      <w:r w:rsidRPr="000D518C">
        <w:rPr>
          <w:rFonts w:eastAsia="Times New Roman" w:cs="Arial"/>
          <w:i/>
          <w:iCs/>
          <w:szCs w:val="20"/>
          <w:lang w:val="en-SG" w:eastAsia="en-GB"/>
        </w:rPr>
        <w:t>Experience</w:t>
      </w:r>
      <w:r w:rsidRPr="006B5BA9">
        <w:rPr>
          <w:rFonts w:eastAsia="Times New Roman" w:cs="Arial"/>
          <w:szCs w:val="20"/>
          <w:lang w:val="en-SG" w:eastAsia="en-GB"/>
        </w:rPr>
        <w:t xml:space="preserve"> should be the dominant visual element within the section and larger than the supporting statement</w:t>
      </w:r>
    </w:p>
    <w:p w14:paraId="02BDE906" w14:textId="70325B8B"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supporting statement should be clearly subordinate to the section heading but materially more prominent than the individual examples</w:t>
      </w:r>
    </w:p>
    <w:p w14:paraId="28CD8F1C" w14:textId="56EEC8D1"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Typography should follow sentence case rather than title case wherever possible</w:t>
      </w:r>
    </w:p>
    <w:p w14:paraId="72F97F0A" w14:textId="219AE227"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Avoid excessive capitalisation</w:t>
      </w:r>
    </w:p>
    <w:p w14:paraId="4C102A3C" w14:textId="4DE2BF0B"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Typography should feel clean, modern, restrained and professional</w:t>
      </w:r>
    </w:p>
    <w:p w14:paraId="2FA29D84" w14:textId="0EC7F0C6"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examples should feel like evidence rather than achievements</w:t>
      </w:r>
    </w:p>
    <w:p w14:paraId="621546DC" w14:textId="276CA55C" w:rsidR="006B5BA9" w:rsidRPr="006B5BA9"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The focus should remain on customer outcomes and value created rather than on Ascendiate or individual accomplishments</w:t>
      </w:r>
    </w:p>
    <w:p w14:paraId="66F51776" w14:textId="0E109490" w:rsidR="000B4AF2" w:rsidRDefault="006B5BA9" w:rsidP="00DE574F">
      <w:pPr>
        <w:snapToGrid w:val="0"/>
        <w:spacing w:after="200"/>
        <w:jc w:val="both"/>
        <w:outlineLvl w:val="1"/>
        <w:rPr>
          <w:rFonts w:eastAsia="Times New Roman" w:cs="Arial"/>
          <w:szCs w:val="20"/>
          <w:lang w:val="en-SG" w:eastAsia="en-GB"/>
        </w:rPr>
      </w:pPr>
      <w:r w:rsidRPr="006B5BA9">
        <w:rPr>
          <w:rFonts w:eastAsia="Times New Roman" w:cs="Arial"/>
          <w:szCs w:val="20"/>
          <w:lang w:val="en-SG" w:eastAsia="en-GB"/>
        </w:rPr>
        <w:t>Sophistication should be achieved through typography, spacing, hierarchy and restraint rather than design embellishment</w:t>
      </w:r>
    </w:p>
    <w:p w14:paraId="34B8D692" w14:textId="320C640D" w:rsidR="00C257B1" w:rsidRDefault="00C257B1" w:rsidP="00DE574F">
      <w:pPr>
        <w:snapToGrid w:val="0"/>
        <w:spacing w:after="200"/>
        <w:jc w:val="both"/>
        <w:rPr>
          <w:rFonts w:eastAsia="Times New Roman" w:cs="Arial"/>
          <w:szCs w:val="20"/>
          <w:lang w:val="en-SG" w:eastAsia="en-GB"/>
        </w:rPr>
      </w:pPr>
      <w:r>
        <w:rPr>
          <w:rFonts w:eastAsia="Times New Roman" w:cs="Arial"/>
          <w:szCs w:val="20"/>
          <w:lang w:val="en-SG" w:eastAsia="en-GB"/>
        </w:rPr>
        <w:br w:type="page"/>
      </w:r>
    </w:p>
    <w:p w14:paraId="1253EE4F" w14:textId="27C10011" w:rsidR="00C257B1" w:rsidRPr="00C257B1" w:rsidRDefault="00C257B1" w:rsidP="00DE574F">
      <w:pPr>
        <w:snapToGrid w:val="0"/>
        <w:spacing w:after="200"/>
        <w:jc w:val="both"/>
        <w:outlineLvl w:val="1"/>
        <w:rPr>
          <w:rFonts w:eastAsia="Times New Roman" w:cs="Arial"/>
          <w:b/>
          <w:bCs/>
          <w:szCs w:val="20"/>
          <w:lang w:val="en-SG" w:eastAsia="en-GB"/>
        </w:rPr>
      </w:pPr>
      <w:r w:rsidRPr="00C257B1">
        <w:rPr>
          <w:rFonts w:eastAsia="Times New Roman" w:cs="Arial"/>
          <w:b/>
          <w:bCs/>
          <w:szCs w:val="20"/>
          <w:lang w:val="en-SG" w:eastAsia="en-GB"/>
        </w:rPr>
        <w:lastRenderedPageBreak/>
        <w:t>CONTACT SECTION</w:t>
      </w:r>
    </w:p>
    <w:p w14:paraId="38EA05A5" w14:textId="77777777" w:rsidR="00C257B1" w:rsidRPr="00C257B1" w:rsidRDefault="00C257B1" w:rsidP="00DE574F">
      <w:pPr>
        <w:snapToGrid w:val="0"/>
        <w:spacing w:after="200"/>
        <w:jc w:val="both"/>
        <w:outlineLvl w:val="1"/>
        <w:rPr>
          <w:rFonts w:eastAsia="Times New Roman" w:cs="Arial"/>
          <w:b/>
          <w:bCs/>
          <w:szCs w:val="20"/>
          <w:lang w:val="en-SG" w:eastAsia="en-GB"/>
        </w:rPr>
      </w:pPr>
    </w:p>
    <w:p w14:paraId="3C571B3A" w14:textId="63C467EC" w:rsidR="00C257B1" w:rsidRPr="00C257B1" w:rsidRDefault="00C257B1" w:rsidP="00DE574F">
      <w:pPr>
        <w:snapToGrid w:val="0"/>
        <w:spacing w:after="200"/>
        <w:jc w:val="both"/>
        <w:outlineLvl w:val="1"/>
        <w:rPr>
          <w:rFonts w:eastAsia="Times New Roman" w:cs="Arial"/>
          <w:b/>
          <w:bCs/>
          <w:szCs w:val="20"/>
          <w:lang w:val="en-SG" w:eastAsia="en-GB"/>
        </w:rPr>
      </w:pPr>
      <w:r w:rsidRPr="00C257B1">
        <w:rPr>
          <w:rFonts w:eastAsia="Times New Roman" w:cs="Arial"/>
          <w:b/>
          <w:bCs/>
          <w:szCs w:val="20"/>
          <w:lang w:val="en-SG" w:eastAsia="en-GB"/>
        </w:rPr>
        <w:t>Layout</w:t>
      </w:r>
    </w:p>
    <w:p w14:paraId="756DF85F" w14:textId="00D3B9F5"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Very simple and restrained</w:t>
      </w:r>
    </w:p>
    <w:p w14:paraId="671D67FD" w14:textId="338CE8A4"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 xml:space="preserve">Continuation of the visual language established in the </w:t>
      </w:r>
      <w:r w:rsidRPr="00C257B1">
        <w:rPr>
          <w:rFonts w:eastAsia="Times New Roman" w:cs="Arial"/>
          <w:i/>
          <w:iCs/>
          <w:szCs w:val="20"/>
          <w:lang w:val="en-SG" w:eastAsia="en-GB"/>
        </w:rPr>
        <w:t>Hero</w:t>
      </w:r>
      <w:r>
        <w:rPr>
          <w:rFonts w:eastAsia="Times New Roman" w:cs="Arial"/>
          <w:szCs w:val="20"/>
          <w:lang w:val="en-SG" w:eastAsia="en-GB"/>
        </w:rPr>
        <w:t xml:space="preserve">, </w:t>
      </w:r>
      <w:r w:rsidRPr="00C257B1">
        <w:rPr>
          <w:rFonts w:eastAsia="Times New Roman" w:cs="Arial"/>
          <w:i/>
          <w:iCs/>
          <w:szCs w:val="20"/>
          <w:lang w:val="en-SG" w:eastAsia="en-GB"/>
        </w:rPr>
        <w:t>Experience</w:t>
      </w:r>
      <w:r w:rsidRPr="00C257B1">
        <w:rPr>
          <w:rFonts w:eastAsia="Times New Roman" w:cs="Arial"/>
          <w:szCs w:val="20"/>
          <w:lang w:val="en-SG" w:eastAsia="en-GB"/>
        </w:rPr>
        <w:t xml:space="preserve"> sections</w:t>
      </w:r>
      <w:r>
        <w:rPr>
          <w:rFonts w:eastAsia="Times New Roman" w:cs="Arial"/>
          <w:szCs w:val="20"/>
          <w:lang w:val="en-SG" w:eastAsia="en-GB"/>
        </w:rPr>
        <w:t>, etc.</w:t>
      </w:r>
    </w:p>
    <w:p w14:paraId="0CC3C9DC" w14:textId="3FC5A6CE"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Generous white space</w:t>
      </w:r>
    </w:p>
    <w:p w14:paraId="4CC82CFB" w14:textId="1C9D14C4"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No imagery</w:t>
      </w:r>
    </w:p>
    <w:p w14:paraId="61516C3A" w14:textId="51325435"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No contact form</w:t>
      </w:r>
    </w:p>
    <w:p w14:paraId="412547EA" w14:textId="12D5472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Contact details presented clearly and professionally</w:t>
      </w:r>
    </w:p>
    <w:p w14:paraId="3F627C16" w14:textId="1B176B1A"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Typography-led rather than graphic-led</w:t>
      </w:r>
    </w:p>
    <w:p w14:paraId="403F3A13"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section should feel approachable, personal and professional rather than corporate or promotional</w:t>
      </w:r>
    </w:p>
    <w:p w14:paraId="54A3BBD3" w14:textId="77777777" w:rsidR="00C257B1" w:rsidRPr="00C257B1" w:rsidRDefault="00C257B1" w:rsidP="00DE574F">
      <w:pPr>
        <w:snapToGrid w:val="0"/>
        <w:spacing w:after="200"/>
        <w:jc w:val="both"/>
        <w:outlineLvl w:val="1"/>
        <w:rPr>
          <w:rFonts w:eastAsia="Times New Roman" w:cs="Arial"/>
          <w:szCs w:val="20"/>
          <w:lang w:val="en-SG" w:eastAsia="en-GB"/>
        </w:rPr>
      </w:pPr>
    </w:p>
    <w:p w14:paraId="6FB11310" w14:textId="7B5A6B6B"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b/>
          <w:bCs/>
          <w:szCs w:val="20"/>
          <w:lang w:val="en-SG" w:eastAsia="en-GB"/>
        </w:rPr>
        <w:t>Content</w:t>
      </w:r>
    </w:p>
    <w:p w14:paraId="77353B2E" w14:textId="77777777" w:rsidR="00C257B1" w:rsidRPr="00C257B1" w:rsidRDefault="00C257B1" w:rsidP="00DE574F">
      <w:pPr>
        <w:snapToGrid w:val="0"/>
        <w:spacing w:after="200"/>
        <w:jc w:val="both"/>
        <w:outlineLvl w:val="1"/>
        <w:rPr>
          <w:rFonts w:eastAsia="Times New Roman" w:cs="Arial"/>
          <w:i/>
          <w:iCs/>
          <w:szCs w:val="20"/>
          <w:lang w:val="en-SG" w:eastAsia="en-GB"/>
        </w:rPr>
      </w:pPr>
      <w:r w:rsidRPr="00C257B1">
        <w:rPr>
          <w:rFonts w:eastAsia="Times New Roman" w:cs="Arial"/>
          <w:i/>
          <w:iCs/>
          <w:szCs w:val="20"/>
          <w:lang w:val="en-SG" w:eastAsia="en-GB"/>
        </w:rPr>
        <w:t>Section heading</w:t>
      </w:r>
    </w:p>
    <w:p w14:paraId="4D1266FB"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Contact</w:t>
      </w:r>
    </w:p>
    <w:p w14:paraId="5605962E" w14:textId="77777777" w:rsidR="00C257B1" w:rsidRPr="00C257B1" w:rsidRDefault="00C257B1" w:rsidP="00DE574F">
      <w:pPr>
        <w:snapToGrid w:val="0"/>
        <w:spacing w:after="200"/>
        <w:jc w:val="both"/>
        <w:outlineLvl w:val="1"/>
        <w:rPr>
          <w:rFonts w:eastAsia="Times New Roman" w:cs="Arial"/>
          <w:szCs w:val="20"/>
          <w:lang w:val="en-SG" w:eastAsia="en-GB"/>
        </w:rPr>
      </w:pPr>
    </w:p>
    <w:p w14:paraId="2F5F4B3D" w14:textId="77777777" w:rsidR="00C257B1" w:rsidRPr="00C257B1" w:rsidRDefault="00C257B1" w:rsidP="00DE574F">
      <w:pPr>
        <w:snapToGrid w:val="0"/>
        <w:spacing w:after="200"/>
        <w:jc w:val="both"/>
        <w:outlineLvl w:val="1"/>
        <w:rPr>
          <w:rFonts w:eastAsia="Times New Roman" w:cs="Arial"/>
          <w:i/>
          <w:iCs/>
          <w:szCs w:val="20"/>
          <w:lang w:val="en-SG" w:eastAsia="en-GB"/>
        </w:rPr>
      </w:pPr>
      <w:r w:rsidRPr="00C257B1">
        <w:rPr>
          <w:rFonts w:eastAsia="Times New Roman" w:cs="Arial"/>
          <w:i/>
          <w:iCs/>
          <w:szCs w:val="20"/>
          <w:lang w:val="en-SG" w:eastAsia="en-GB"/>
        </w:rPr>
        <w:t>Supporting statement</w:t>
      </w:r>
    </w:p>
    <w:p w14:paraId="34FBFA2C" w14:textId="0839741A" w:rsid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Ascendiate welcomes the opportunity to discuss how it can help create, preserve or unlock value</w:t>
      </w:r>
    </w:p>
    <w:p w14:paraId="505414C1" w14:textId="77777777" w:rsidR="00C257B1" w:rsidRPr="00C257B1" w:rsidRDefault="00C257B1" w:rsidP="00DE574F">
      <w:pPr>
        <w:snapToGrid w:val="0"/>
        <w:spacing w:after="200"/>
        <w:jc w:val="both"/>
        <w:outlineLvl w:val="1"/>
        <w:rPr>
          <w:rFonts w:eastAsia="Times New Roman" w:cs="Arial"/>
          <w:szCs w:val="20"/>
          <w:lang w:val="en-SG" w:eastAsia="en-GB"/>
        </w:rPr>
      </w:pPr>
    </w:p>
    <w:p w14:paraId="41B93D01" w14:textId="77777777" w:rsidR="00C257B1" w:rsidRPr="00C257B1" w:rsidRDefault="00C257B1" w:rsidP="00DE574F">
      <w:pPr>
        <w:snapToGrid w:val="0"/>
        <w:spacing w:after="200"/>
        <w:jc w:val="both"/>
        <w:outlineLvl w:val="1"/>
        <w:rPr>
          <w:rFonts w:eastAsia="Times New Roman" w:cs="Arial"/>
          <w:i/>
          <w:iCs/>
          <w:szCs w:val="20"/>
          <w:lang w:val="en-SG" w:eastAsia="en-GB"/>
        </w:rPr>
      </w:pPr>
      <w:r w:rsidRPr="00C257B1">
        <w:rPr>
          <w:rFonts w:eastAsia="Times New Roman" w:cs="Arial"/>
          <w:i/>
          <w:iCs/>
          <w:szCs w:val="20"/>
          <w:lang w:val="en-SG" w:eastAsia="en-GB"/>
        </w:rPr>
        <w:t>Contact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2"/>
        <w:gridCol w:w="9066"/>
      </w:tblGrid>
      <w:tr w:rsidR="00C257B1" w14:paraId="0E03DF6C" w14:textId="77777777" w:rsidTr="00C257B1">
        <w:tc>
          <w:tcPr>
            <w:tcW w:w="562" w:type="dxa"/>
          </w:tcPr>
          <w:p w14:paraId="61B03396" w14:textId="4109A886" w:rsidR="00C257B1" w:rsidRDefault="00C257B1"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A</w:t>
            </w:r>
          </w:p>
        </w:tc>
        <w:tc>
          <w:tcPr>
            <w:tcW w:w="9066" w:type="dxa"/>
          </w:tcPr>
          <w:p w14:paraId="5E423E11"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Ascendiate Pte. Ltd.</w:t>
            </w:r>
          </w:p>
          <w:p w14:paraId="2E5401BF"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22 Sin Ming Lane</w:t>
            </w:r>
          </w:p>
          <w:p w14:paraId="67D3C19E"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#06-76 Midview City</w:t>
            </w:r>
          </w:p>
          <w:p w14:paraId="3FB7ECCA" w14:textId="41F2D27B" w:rsid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Singapore 573969</w:t>
            </w:r>
          </w:p>
        </w:tc>
      </w:tr>
      <w:tr w:rsidR="00C257B1" w14:paraId="34319712" w14:textId="77777777" w:rsidTr="00C257B1">
        <w:tc>
          <w:tcPr>
            <w:tcW w:w="562" w:type="dxa"/>
          </w:tcPr>
          <w:p w14:paraId="459EE423" w14:textId="1B8192FA" w:rsidR="00C257B1" w:rsidRDefault="00C257B1"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T</w:t>
            </w:r>
          </w:p>
        </w:tc>
        <w:tc>
          <w:tcPr>
            <w:tcW w:w="9066" w:type="dxa"/>
          </w:tcPr>
          <w:p w14:paraId="7BA2EB80" w14:textId="52D44A39" w:rsid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+65 6957 0175</w:t>
            </w:r>
          </w:p>
        </w:tc>
      </w:tr>
      <w:tr w:rsidR="00C257B1" w14:paraId="6978C976" w14:textId="77777777" w:rsidTr="00C257B1">
        <w:tc>
          <w:tcPr>
            <w:tcW w:w="562" w:type="dxa"/>
          </w:tcPr>
          <w:p w14:paraId="6D7D53E5" w14:textId="353058AE" w:rsidR="00C257B1" w:rsidRDefault="00C257B1" w:rsidP="00DE574F">
            <w:pPr>
              <w:snapToGrid w:val="0"/>
              <w:spacing w:after="200"/>
              <w:jc w:val="both"/>
              <w:outlineLvl w:val="1"/>
              <w:rPr>
                <w:rFonts w:eastAsia="Times New Roman" w:cs="Arial"/>
                <w:szCs w:val="20"/>
                <w:lang w:val="en-SG" w:eastAsia="en-GB"/>
              </w:rPr>
            </w:pPr>
            <w:r>
              <w:rPr>
                <w:rFonts w:eastAsia="Times New Roman" w:cs="Arial"/>
                <w:szCs w:val="20"/>
                <w:lang w:val="en-SG" w:eastAsia="en-GB"/>
              </w:rPr>
              <w:t>E</w:t>
            </w:r>
          </w:p>
        </w:tc>
        <w:tc>
          <w:tcPr>
            <w:tcW w:w="9066" w:type="dxa"/>
          </w:tcPr>
          <w:p w14:paraId="7C086788" w14:textId="565210F0" w:rsid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info@ascendiate.com</w:t>
            </w:r>
          </w:p>
        </w:tc>
      </w:tr>
    </w:tbl>
    <w:p w14:paraId="7A663317" w14:textId="77777777" w:rsidR="00C257B1" w:rsidRDefault="00C257B1" w:rsidP="00DE574F">
      <w:pPr>
        <w:snapToGrid w:val="0"/>
        <w:spacing w:after="200"/>
        <w:jc w:val="both"/>
        <w:outlineLvl w:val="1"/>
        <w:rPr>
          <w:rFonts w:eastAsia="Times New Roman" w:cs="Arial"/>
          <w:szCs w:val="20"/>
          <w:lang w:val="en-SG" w:eastAsia="en-GB"/>
        </w:rPr>
      </w:pPr>
    </w:p>
    <w:p w14:paraId="28E547AA" w14:textId="2560BB07" w:rsidR="00C257B1" w:rsidRPr="00C257B1" w:rsidRDefault="00C257B1" w:rsidP="00DE574F">
      <w:pPr>
        <w:snapToGrid w:val="0"/>
        <w:spacing w:after="200"/>
        <w:jc w:val="both"/>
        <w:outlineLvl w:val="1"/>
        <w:rPr>
          <w:rFonts w:eastAsia="Times New Roman" w:cs="Arial"/>
          <w:b/>
          <w:bCs/>
          <w:szCs w:val="20"/>
          <w:lang w:val="en-SG" w:eastAsia="en-GB"/>
        </w:rPr>
      </w:pPr>
      <w:r w:rsidRPr="00C257B1">
        <w:rPr>
          <w:rFonts w:eastAsia="Times New Roman" w:cs="Arial"/>
          <w:b/>
          <w:bCs/>
          <w:szCs w:val="20"/>
          <w:lang w:val="en-SG" w:eastAsia="en-GB"/>
        </w:rPr>
        <w:t>Design intent</w:t>
      </w:r>
    </w:p>
    <w:p w14:paraId="7E623856" w14:textId="0AF3CE58"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Provide a clear and professional route for contact</w:t>
      </w:r>
    </w:p>
    <w:p w14:paraId="4E5A7C71" w14:textId="463FAE6E"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Feel approachable and accessible without appearing promotional</w:t>
      </w:r>
    </w:p>
    <w:p w14:paraId="371722B3" w14:textId="14138F1A"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Reinforce the personal nature of the business</w:t>
      </w:r>
    </w:p>
    <w:p w14:paraId="0E523EFF" w14:textId="4D658374"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Support engagement through simplicity and clarity rather than marketing language</w:t>
      </w:r>
    </w:p>
    <w:p w14:paraId="044772BD"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section should feel calm, confident and understated</w:t>
      </w:r>
    </w:p>
    <w:p w14:paraId="440975AE" w14:textId="77777777" w:rsidR="00C257B1" w:rsidRPr="00C257B1" w:rsidRDefault="00C257B1" w:rsidP="00DE574F">
      <w:pPr>
        <w:snapToGrid w:val="0"/>
        <w:spacing w:after="200"/>
        <w:jc w:val="both"/>
        <w:outlineLvl w:val="1"/>
        <w:rPr>
          <w:rFonts w:eastAsia="Times New Roman" w:cs="Arial"/>
          <w:szCs w:val="20"/>
          <w:lang w:val="en-SG" w:eastAsia="en-GB"/>
        </w:rPr>
      </w:pPr>
    </w:p>
    <w:p w14:paraId="727F0B43" w14:textId="4A70DD05" w:rsidR="00C257B1" w:rsidRPr="00C257B1" w:rsidRDefault="00C257B1" w:rsidP="00DE574F">
      <w:pPr>
        <w:snapToGrid w:val="0"/>
        <w:spacing w:after="200"/>
        <w:jc w:val="both"/>
        <w:outlineLvl w:val="1"/>
        <w:rPr>
          <w:rFonts w:eastAsia="Times New Roman" w:cs="Arial"/>
          <w:b/>
          <w:bCs/>
          <w:szCs w:val="20"/>
          <w:lang w:val="en-SG" w:eastAsia="en-GB"/>
        </w:rPr>
      </w:pPr>
      <w:r w:rsidRPr="00C257B1">
        <w:rPr>
          <w:rFonts w:eastAsia="Times New Roman" w:cs="Arial"/>
          <w:b/>
          <w:bCs/>
          <w:szCs w:val="20"/>
          <w:lang w:val="en-SG" w:eastAsia="en-GB"/>
        </w:rPr>
        <w:t>Other comments</w:t>
      </w:r>
    </w:p>
    <w:p w14:paraId="40853194" w14:textId="66DBE786"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lastRenderedPageBreak/>
        <w:t>The section heading should be visually consistent with previous section headings</w:t>
      </w:r>
    </w:p>
    <w:p w14:paraId="3609F718" w14:textId="1D4DF04D"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supporting statement should be clearly subordinate to the section heading</w:t>
      </w:r>
    </w:p>
    <w:p w14:paraId="729D3F79" w14:textId="52086DAC"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Contact details should be easy to locate and read</w:t>
      </w:r>
    </w:p>
    <w:p w14:paraId="28933CA6" w14:textId="28644610"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Avoid sales language</w:t>
      </w:r>
    </w:p>
    <w:p w14:paraId="61664C59" w14:textId="29E0A0D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Avoid references to services, mandates or capabilities</w:t>
      </w:r>
    </w:p>
    <w:p w14:paraId="180C8013" w14:textId="41764BCB"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focus should be on facilitating contact rather than encouraging conversion</w:t>
      </w:r>
    </w:p>
    <w:p w14:paraId="410174B1" w14:textId="77777777" w:rsidR="00C257B1" w:rsidRDefault="00C257B1" w:rsidP="00DE574F">
      <w:pPr>
        <w:snapToGrid w:val="0"/>
        <w:spacing w:after="200"/>
        <w:jc w:val="both"/>
        <w:rPr>
          <w:rFonts w:eastAsia="Times New Roman" w:cs="Arial"/>
          <w:szCs w:val="20"/>
          <w:lang w:val="en-SG" w:eastAsia="en-GB"/>
        </w:rPr>
      </w:pPr>
      <w:r>
        <w:rPr>
          <w:rFonts w:eastAsia="Times New Roman" w:cs="Arial"/>
          <w:szCs w:val="20"/>
          <w:lang w:val="en-SG" w:eastAsia="en-GB"/>
        </w:rPr>
        <w:br w:type="page"/>
      </w:r>
    </w:p>
    <w:p w14:paraId="329A264E" w14:textId="29872775" w:rsidR="00C257B1" w:rsidRPr="00E31AC9" w:rsidRDefault="00C257B1" w:rsidP="00DE574F">
      <w:pPr>
        <w:snapToGrid w:val="0"/>
        <w:spacing w:after="200"/>
        <w:jc w:val="both"/>
        <w:outlineLvl w:val="1"/>
        <w:rPr>
          <w:rFonts w:eastAsia="Times New Roman" w:cs="Arial"/>
          <w:b/>
          <w:bCs/>
          <w:szCs w:val="20"/>
          <w:lang w:val="en-SG" w:eastAsia="en-GB"/>
        </w:rPr>
      </w:pPr>
      <w:r w:rsidRPr="00E31AC9">
        <w:rPr>
          <w:rFonts w:eastAsia="Times New Roman" w:cs="Arial"/>
          <w:b/>
          <w:bCs/>
          <w:szCs w:val="20"/>
          <w:lang w:val="en-SG" w:eastAsia="en-GB"/>
        </w:rPr>
        <w:lastRenderedPageBreak/>
        <w:t>FOOTER / DISCLAIMER SECTION</w:t>
      </w:r>
    </w:p>
    <w:p w14:paraId="5EBC4A29" w14:textId="77777777" w:rsidR="00C257B1" w:rsidRPr="00E31AC9" w:rsidRDefault="00C257B1" w:rsidP="00DE574F">
      <w:pPr>
        <w:snapToGrid w:val="0"/>
        <w:spacing w:after="200"/>
        <w:jc w:val="both"/>
        <w:outlineLvl w:val="1"/>
        <w:rPr>
          <w:rFonts w:eastAsia="Times New Roman" w:cs="Arial"/>
          <w:b/>
          <w:bCs/>
          <w:szCs w:val="20"/>
          <w:lang w:val="en-SG" w:eastAsia="en-GB"/>
        </w:rPr>
      </w:pPr>
    </w:p>
    <w:p w14:paraId="61F2A7A6" w14:textId="3FF29EA9" w:rsidR="00C257B1" w:rsidRPr="00E31AC9" w:rsidRDefault="00C257B1" w:rsidP="00DE574F">
      <w:pPr>
        <w:snapToGrid w:val="0"/>
        <w:spacing w:after="200"/>
        <w:jc w:val="both"/>
        <w:outlineLvl w:val="1"/>
        <w:rPr>
          <w:rFonts w:eastAsia="Times New Roman" w:cs="Arial"/>
          <w:b/>
          <w:bCs/>
          <w:szCs w:val="20"/>
          <w:lang w:val="en-SG" w:eastAsia="en-GB"/>
        </w:rPr>
      </w:pPr>
      <w:r w:rsidRPr="00E31AC9">
        <w:rPr>
          <w:rFonts w:eastAsia="Times New Roman" w:cs="Arial"/>
          <w:b/>
          <w:bCs/>
          <w:szCs w:val="20"/>
          <w:lang w:val="en-SG" w:eastAsia="en-GB"/>
        </w:rPr>
        <w:t>Layout</w:t>
      </w:r>
    </w:p>
    <w:p w14:paraId="3C35146F" w14:textId="59BD945B"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Minimal</w:t>
      </w:r>
    </w:p>
    <w:p w14:paraId="3714D7C2" w14:textId="58F1548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Visually subordinate to all preceding sections</w:t>
      </w:r>
    </w:p>
    <w:p w14:paraId="3BAD5488" w14:textId="3D44A758"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Generous spacing above the footer</w:t>
      </w:r>
    </w:p>
    <w:p w14:paraId="62CC2825" w14:textId="0DD4AED1"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Small typography</w:t>
      </w:r>
    </w:p>
    <w:p w14:paraId="5060EBC6" w14:textId="33434538"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No graphical elements</w:t>
      </w:r>
    </w:p>
    <w:p w14:paraId="4AA40C33" w14:textId="36C33F26"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No heavy borders</w:t>
      </w:r>
    </w:p>
    <w:p w14:paraId="1274E250"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No promotional content</w:t>
      </w:r>
    </w:p>
    <w:p w14:paraId="291ACC1D" w14:textId="77777777" w:rsidR="00C257B1" w:rsidRPr="00C257B1" w:rsidRDefault="00C257B1" w:rsidP="00DE574F">
      <w:pPr>
        <w:snapToGrid w:val="0"/>
        <w:spacing w:after="200"/>
        <w:jc w:val="both"/>
        <w:outlineLvl w:val="1"/>
        <w:rPr>
          <w:rFonts w:eastAsia="Times New Roman" w:cs="Arial"/>
          <w:szCs w:val="20"/>
          <w:lang w:val="en-SG" w:eastAsia="en-GB"/>
        </w:rPr>
      </w:pPr>
    </w:p>
    <w:p w14:paraId="3E2224EE" w14:textId="56D7E72C" w:rsidR="00C257B1" w:rsidRPr="00E31AC9" w:rsidRDefault="00C257B1" w:rsidP="00DE574F">
      <w:pPr>
        <w:snapToGrid w:val="0"/>
        <w:spacing w:after="200"/>
        <w:jc w:val="both"/>
        <w:outlineLvl w:val="1"/>
        <w:rPr>
          <w:rFonts w:eastAsia="Times New Roman" w:cs="Arial"/>
          <w:b/>
          <w:bCs/>
          <w:szCs w:val="20"/>
          <w:lang w:val="en-SG" w:eastAsia="en-GB"/>
        </w:rPr>
      </w:pPr>
      <w:r w:rsidRPr="00E31AC9">
        <w:rPr>
          <w:rFonts w:eastAsia="Times New Roman" w:cs="Arial"/>
          <w:b/>
          <w:bCs/>
          <w:szCs w:val="20"/>
          <w:lang w:val="en-SG" w:eastAsia="en-GB"/>
        </w:rPr>
        <w:t>Content</w:t>
      </w:r>
    </w:p>
    <w:p w14:paraId="15E57A80" w14:textId="6B356C1D" w:rsidR="00E31AC9" w:rsidRPr="00E31AC9" w:rsidRDefault="00E31AC9" w:rsidP="00DE574F">
      <w:pPr>
        <w:snapToGrid w:val="0"/>
        <w:spacing w:after="200"/>
        <w:jc w:val="both"/>
        <w:outlineLvl w:val="1"/>
        <w:rPr>
          <w:rFonts w:eastAsia="Times New Roman" w:cs="Arial"/>
          <w:i/>
          <w:iCs/>
          <w:szCs w:val="20"/>
          <w:lang w:val="en-SG" w:eastAsia="en-GB"/>
        </w:rPr>
      </w:pPr>
      <w:r>
        <w:rPr>
          <w:rFonts w:eastAsia="Times New Roman" w:cs="Arial"/>
          <w:i/>
          <w:iCs/>
          <w:szCs w:val="20"/>
          <w:lang w:val="en-SG" w:eastAsia="en-GB"/>
        </w:rPr>
        <w:t>Company details</w:t>
      </w:r>
    </w:p>
    <w:p w14:paraId="0822DA1D" w14:textId="74510B69" w:rsidR="00C257B1" w:rsidRPr="00C257B1" w:rsidRDefault="00E31AC9" w:rsidP="00DE574F">
      <w:pPr>
        <w:snapToGrid w:val="0"/>
        <w:spacing w:after="200"/>
        <w:jc w:val="both"/>
        <w:outlineLvl w:val="1"/>
        <w:rPr>
          <w:rFonts w:eastAsia="Times New Roman" w:cs="Arial"/>
          <w:szCs w:val="20"/>
          <w:lang w:val="en-SG" w:eastAsia="en-GB"/>
        </w:rPr>
      </w:pPr>
      <w:r w:rsidRPr="00E31AC9">
        <w:rPr>
          <w:rFonts w:eastAsia="Times New Roman" w:cs="Arial"/>
          <w:szCs w:val="20"/>
          <w:lang w:val="en-SG" w:eastAsia="en-GB"/>
        </w:rPr>
        <w:t>Ascendiate Pte. Ltd. (UEN 202312518D)</w:t>
      </w:r>
    </w:p>
    <w:p w14:paraId="3C164BCC" w14:textId="7CF7B395"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 2026 Ascendiate Pte. Ltd.</w:t>
      </w:r>
      <w:r w:rsidR="00E31AC9">
        <w:rPr>
          <w:rFonts w:eastAsia="Times New Roman" w:cs="Arial"/>
          <w:szCs w:val="20"/>
          <w:lang w:val="en-SG" w:eastAsia="en-GB"/>
        </w:rPr>
        <w:t xml:space="preserve">  </w:t>
      </w:r>
      <w:r w:rsidRPr="00C257B1">
        <w:rPr>
          <w:rFonts w:eastAsia="Times New Roman" w:cs="Arial"/>
          <w:szCs w:val="20"/>
          <w:lang w:val="en-SG" w:eastAsia="en-GB"/>
        </w:rPr>
        <w:t>All rights reserved.</w:t>
      </w:r>
    </w:p>
    <w:p w14:paraId="3E66B2F7" w14:textId="77777777" w:rsidR="00C257B1" w:rsidRPr="00C257B1" w:rsidRDefault="00C257B1" w:rsidP="00DE574F">
      <w:pPr>
        <w:snapToGrid w:val="0"/>
        <w:spacing w:after="200"/>
        <w:jc w:val="both"/>
        <w:outlineLvl w:val="1"/>
        <w:rPr>
          <w:rFonts w:eastAsia="Times New Roman" w:cs="Arial"/>
          <w:szCs w:val="20"/>
          <w:lang w:val="en-SG" w:eastAsia="en-GB"/>
        </w:rPr>
      </w:pPr>
    </w:p>
    <w:p w14:paraId="04EC901E" w14:textId="77777777" w:rsidR="00C257B1" w:rsidRPr="00C257B1" w:rsidRDefault="00C257B1" w:rsidP="00DE574F">
      <w:pPr>
        <w:snapToGrid w:val="0"/>
        <w:spacing w:after="200"/>
        <w:jc w:val="both"/>
        <w:outlineLvl w:val="1"/>
        <w:rPr>
          <w:rFonts w:eastAsia="Times New Roman" w:cs="Arial"/>
          <w:szCs w:val="20"/>
          <w:lang w:val="en-SG" w:eastAsia="en-GB"/>
        </w:rPr>
      </w:pPr>
      <w:r w:rsidRPr="00E31AC9">
        <w:rPr>
          <w:rFonts w:eastAsia="Times New Roman" w:cs="Arial"/>
          <w:i/>
          <w:iCs/>
          <w:szCs w:val="20"/>
          <w:lang w:val="en-SG" w:eastAsia="en-GB"/>
        </w:rPr>
        <w:t>Disclaimer</w:t>
      </w:r>
    </w:p>
    <w:p w14:paraId="6EEAF00A" w14:textId="45B15ABB"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 xml:space="preserve">The information on this website is provided for general information purposes only and does not constitute legal, financial or other professional advice. </w:t>
      </w:r>
      <w:r w:rsidR="00E31AC9">
        <w:rPr>
          <w:rFonts w:eastAsia="Times New Roman" w:cs="Arial"/>
          <w:szCs w:val="20"/>
          <w:lang w:val="en-SG" w:eastAsia="en-GB"/>
        </w:rPr>
        <w:t xml:space="preserve"> </w:t>
      </w:r>
      <w:r w:rsidRPr="00C257B1">
        <w:rPr>
          <w:rFonts w:eastAsia="Times New Roman" w:cs="Arial"/>
          <w:szCs w:val="20"/>
          <w:lang w:val="en-SG" w:eastAsia="en-GB"/>
        </w:rPr>
        <w:t>Engagements are undertaken only pursuant to agreed terms.</w:t>
      </w:r>
    </w:p>
    <w:p w14:paraId="4607A892" w14:textId="77777777" w:rsidR="00C257B1" w:rsidRPr="00C257B1" w:rsidRDefault="00C257B1" w:rsidP="00DE574F">
      <w:pPr>
        <w:snapToGrid w:val="0"/>
        <w:spacing w:after="200"/>
        <w:jc w:val="both"/>
        <w:outlineLvl w:val="1"/>
        <w:rPr>
          <w:rFonts w:eastAsia="Times New Roman" w:cs="Arial"/>
          <w:szCs w:val="20"/>
          <w:lang w:val="en-SG" w:eastAsia="en-GB"/>
        </w:rPr>
      </w:pPr>
    </w:p>
    <w:p w14:paraId="181A12EF" w14:textId="7B817B42" w:rsidR="00C257B1" w:rsidRPr="00E31AC9" w:rsidRDefault="00C257B1" w:rsidP="00DE574F">
      <w:pPr>
        <w:snapToGrid w:val="0"/>
        <w:spacing w:after="200"/>
        <w:jc w:val="both"/>
        <w:outlineLvl w:val="1"/>
        <w:rPr>
          <w:rFonts w:eastAsia="Times New Roman" w:cs="Arial"/>
          <w:b/>
          <w:bCs/>
          <w:szCs w:val="20"/>
          <w:lang w:val="en-SG" w:eastAsia="en-GB"/>
        </w:rPr>
      </w:pPr>
      <w:r w:rsidRPr="00E31AC9">
        <w:rPr>
          <w:rFonts w:eastAsia="Times New Roman" w:cs="Arial"/>
          <w:b/>
          <w:bCs/>
          <w:szCs w:val="20"/>
          <w:lang w:val="en-SG" w:eastAsia="en-GB"/>
        </w:rPr>
        <w:t>Design intent</w:t>
      </w:r>
    </w:p>
    <w:p w14:paraId="486039AA" w14:textId="31629461"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Provide an appropriate level of corporate and professional disclosure</w:t>
      </w:r>
    </w:p>
    <w:p w14:paraId="0AFE3E89" w14:textId="2DE31B64"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Support credibility without introducing legalistic language</w:t>
      </w:r>
    </w:p>
    <w:p w14:paraId="7E2C8A16" w14:textId="7C9E901C"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Remain visually unobtrusive</w:t>
      </w:r>
    </w:p>
    <w:p w14:paraId="45083B91" w14:textId="6A0B78A2"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Reinforce professionalism through restraint</w:t>
      </w:r>
    </w:p>
    <w:p w14:paraId="67E1F341" w14:textId="77777777"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footer should feel administrative rather than promotional</w:t>
      </w:r>
    </w:p>
    <w:p w14:paraId="623DECB0" w14:textId="77777777" w:rsidR="00C257B1" w:rsidRPr="00C257B1" w:rsidRDefault="00C257B1" w:rsidP="00DE574F">
      <w:pPr>
        <w:snapToGrid w:val="0"/>
        <w:spacing w:after="200"/>
        <w:jc w:val="both"/>
        <w:outlineLvl w:val="1"/>
        <w:rPr>
          <w:rFonts w:eastAsia="Times New Roman" w:cs="Arial"/>
          <w:szCs w:val="20"/>
          <w:lang w:val="en-SG" w:eastAsia="en-GB"/>
        </w:rPr>
      </w:pPr>
    </w:p>
    <w:p w14:paraId="3A72712E" w14:textId="551FBF6F" w:rsidR="00C257B1" w:rsidRPr="00E31AC9" w:rsidRDefault="00C257B1" w:rsidP="00DE574F">
      <w:pPr>
        <w:snapToGrid w:val="0"/>
        <w:spacing w:after="200"/>
        <w:jc w:val="both"/>
        <w:outlineLvl w:val="1"/>
        <w:rPr>
          <w:rFonts w:eastAsia="Times New Roman" w:cs="Arial"/>
          <w:b/>
          <w:bCs/>
          <w:szCs w:val="20"/>
          <w:lang w:val="en-SG" w:eastAsia="en-GB"/>
        </w:rPr>
      </w:pPr>
      <w:r w:rsidRPr="00E31AC9">
        <w:rPr>
          <w:rFonts w:eastAsia="Times New Roman" w:cs="Arial"/>
          <w:b/>
          <w:bCs/>
          <w:szCs w:val="20"/>
          <w:lang w:val="en-SG" w:eastAsia="en-GB"/>
        </w:rPr>
        <w:t>Other comments</w:t>
      </w:r>
    </w:p>
    <w:p w14:paraId="0D3A4F62" w14:textId="3DFFE455"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disclaimer should be materially smaller than the main website content</w:t>
      </w:r>
    </w:p>
    <w:p w14:paraId="6792EF1F" w14:textId="1CE77702" w:rsidR="00C257B1" w:rsidRPr="00C257B1"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 xml:space="preserve">The footer should not compete visually with the </w:t>
      </w:r>
      <w:r w:rsidRPr="00E31AC9">
        <w:rPr>
          <w:rFonts w:eastAsia="Times New Roman" w:cs="Arial"/>
          <w:i/>
          <w:iCs/>
          <w:szCs w:val="20"/>
          <w:lang w:val="en-SG" w:eastAsia="en-GB"/>
        </w:rPr>
        <w:t>Contact</w:t>
      </w:r>
      <w:r w:rsidRPr="00C257B1">
        <w:rPr>
          <w:rFonts w:eastAsia="Times New Roman" w:cs="Arial"/>
          <w:szCs w:val="20"/>
          <w:lang w:val="en-SG" w:eastAsia="en-GB"/>
        </w:rPr>
        <w:t xml:space="preserve"> section</w:t>
      </w:r>
    </w:p>
    <w:p w14:paraId="276F47A1" w14:textId="0AEC67AF" w:rsidR="00C257B1" w:rsidRPr="000B4AF2" w:rsidRDefault="00C257B1" w:rsidP="00DE574F">
      <w:pPr>
        <w:snapToGrid w:val="0"/>
        <w:spacing w:after="200"/>
        <w:jc w:val="both"/>
        <w:outlineLvl w:val="1"/>
        <w:rPr>
          <w:rFonts w:eastAsia="Times New Roman" w:cs="Arial"/>
          <w:szCs w:val="20"/>
          <w:lang w:val="en-SG" w:eastAsia="en-GB"/>
        </w:rPr>
      </w:pPr>
      <w:r w:rsidRPr="00C257B1">
        <w:rPr>
          <w:rFonts w:eastAsia="Times New Roman" w:cs="Arial"/>
          <w:szCs w:val="20"/>
          <w:lang w:val="en-SG" w:eastAsia="en-GB"/>
        </w:rPr>
        <w:t>The focus should remain on clarity, simplicity and professionalism</w:t>
      </w:r>
    </w:p>
    <w:p w14:paraId="446DEB71" w14:textId="77777777" w:rsidR="00DE574F" w:rsidRPr="000B4AF2" w:rsidRDefault="00DE574F" w:rsidP="00DE574F">
      <w:pPr>
        <w:snapToGrid w:val="0"/>
        <w:spacing w:after="200"/>
        <w:jc w:val="both"/>
        <w:outlineLvl w:val="1"/>
        <w:rPr>
          <w:rFonts w:eastAsia="Times New Roman" w:cs="Arial"/>
          <w:szCs w:val="20"/>
          <w:lang w:val="en-SG" w:eastAsia="en-GB"/>
        </w:rPr>
      </w:pPr>
    </w:p>
    <w:p w14:paraId="67A755D4" w14:textId="77777777" w:rsidR="00DE574F" w:rsidRPr="000B4AF2" w:rsidRDefault="00DE574F">
      <w:pPr>
        <w:snapToGrid w:val="0"/>
        <w:spacing w:after="200"/>
        <w:jc w:val="both"/>
        <w:outlineLvl w:val="1"/>
        <w:rPr>
          <w:rFonts w:eastAsia="Times New Roman" w:cs="Arial"/>
          <w:szCs w:val="20"/>
          <w:lang w:val="en-SG" w:eastAsia="en-GB"/>
        </w:rPr>
      </w:pPr>
    </w:p>
    <w:sectPr w:rsidR="00DE574F" w:rsidRPr="000B4AF2" w:rsidSect="00DE574F">
      <w:pgSz w:w="11901" w:h="16817"/>
      <w:pgMar w:top="851" w:right="851" w:bottom="851" w:left="85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Zaklama">
    <w15:presenceInfo w15:providerId="AD" w15:userId="S::nicholas.zaklama@ascendiate.com::006bf605-b810-4811-9081-7281a3a959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7A"/>
    <w:rsid w:val="00010788"/>
    <w:rsid w:val="00027D53"/>
    <w:rsid w:val="00050537"/>
    <w:rsid w:val="00050CCC"/>
    <w:rsid w:val="00060D45"/>
    <w:rsid w:val="00061BA8"/>
    <w:rsid w:val="000760CA"/>
    <w:rsid w:val="000B4AF2"/>
    <w:rsid w:val="000D518C"/>
    <w:rsid w:val="000E511A"/>
    <w:rsid w:val="00101105"/>
    <w:rsid w:val="00110D44"/>
    <w:rsid w:val="00162976"/>
    <w:rsid w:val="001A7AF5"/>
    <w:rsid w:val="00237D8C"/>
    <w:rsid w:val="00241E7B"/>
    <w:rsid w:val="00263192"/>
    <w:rsid w:val="002774A3"/>
    <w:rsid w:val="002C6CC2"/>
    <w:rsid w:val="00302C62"/>
    <w:rsid w:val="00310594"/>
    <w:rsid w:val="003A3D4D"/>
    <w:rsid w:val="003B5B72"/>
    <w:rsid w:val="003E2F9B"/>
    <w:rsid w:val="004279F7"/>
    <w:rsid w:val="004B49D1"/>
    <w:rsid w:val="004B5FB7"/>
    <w:rsid w:val="004E49A3"/>
    <w:rsid w:val="0050583A"/>
    <w:rsid w:val="00552B09"/>
    <w:rsid w:val="0055346A"/>
    <w:rsid w:val="00600538"/>
    <w:rsid w:val="00601E57"/>
    <w:rsid w:val="00616235"/>
    <w:rsid w:val="0063052E"/>
    <w:rsid w:val="006445FC"/>
    <w:rsid w:val="00652371"/>
    <w:rsid w:val="00653CA7"/>
    <w:rsid w:val="006A560C"/>
    <w:rsid w:val="006A60FE"/>
    <w:rsid w:val="006B5BA9"/>
    <w:rsid w:val="00760200"/>
    <w:rsid w:val="007707D0"/>
    <w:rsid w:val="00772142"/>
    <w:rsid w:val="00776C7D"/>
    <w:rsid w:val="0078477A"/>
    <w:rsid w:val="007A15B1"/>
    <w:rsid w:val="007D78D1"/>
    <w:rsid w:val="00820FFB"/>
    <w:rsid w:val="008778A7"/>
    <w:rsid w:val="00882F7A"/>
    <w:rsid w:val="009A42A1"/>
    <w:rsid w:val="009B21B5"/>
    <w:rsid w:val="009D142A"/>
    <w:rsid w:val="009D3519"/>
    <w:rsid w:val="00A152FA"/>
    <w:rsid w:val="00AA30D1"/>
    <w:rsid w:val="00AD62B0"/>
    <w:rsid w:val="00AE3C06"/>
    <w:rsid w:val="00B747EC"/>
    <w:rsid w:val="00BC7471"/>
    <w:rsid w:val="00C257B1"/>
    <w:rsid w:val="00C463A0"/>
    <w:rsid w:val="00D16329"/>
    <w:rsid w:val="00D73C2B"/>
    <w:rsid w:val="00DB719B"/>
    <w:rsid w:val="00DE574F"/>
    <w:rsid w:val="00E31AC9"/>
    <w:rsid w:val="00E74300"/>
    <w:rsid w:val="00EA2ECE"/>
    <w:rsid w:val="00EA67DB"/>
    <w:rsid w:val="00EB5518"/>
    <w:rsid w:val="00EC654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0446"/>
  <w15:chartTrackingRefBased/>
  <w15:docId w15:val="{D9E198C7-0E2A-4945-9D1D-E134611F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3C06"/>
    <w:rPr>
      <w:rFonts w:ascii="Arial" w:hAnsi="Arial"/>
      <w:kern w:val="0"/>
      <w:sz w:val="20"/>
      <w:lang w:val="en-GB"/>
      <w14:ligatures w14:val="none"/>
    </w:rPr>
  </w:style>
  <w:style w:type="paragraph" w:styleId="Heading1">
    <w:name w:val="heading 1"/>
    <w:basedOn w:val="Normal"/>
    <w:next w:val="Normal"/>
    <w:link w:val="Heading1Char"/>
    <w:uiPriority w:val="9"/>
    <w:qFormat/>
    <w:rsid w:val="0088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2F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2F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2F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2F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7A"/>
    <w:rPr>
      <w:rFonts w:asciiTheme="majorHAnsi" w:eastAsiaTheme="majorEastAsia" w:hAnsiTheme="majorHAnsi" w:cstheme="majorBidi"/>
      <w:color w:val="0F4761"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882F7A"/>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882F7A"/>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882F7A"/>
    <w:rPr>
      <w:rFonts w:eastAsiaTheme="majorEastAsia" w:cstheme="majorBidi"/>
      <w:i/>
      <w:iCs/>
      <w:color w:val="0F4761" w:themeColor="accent1" w:themeShade="BF"/>
      <w:kern w:val="0"/>
      <w:sz w:val="20"/>
      <w:lang w:val="en-GB"/>
      <w14:ligatures w14:val="none"/>
    </w:rPr>
  </w:style>
  <w:style w:type="character" w:customStyle="1" w:styleId="Heading5Char">
    <w:name w:val="Heading 5 Char"/>
    <w:basedOn w:val="DefaultParagraphFont"/>
    <w:link w:val="Heading5"/>
    <w:uiPriority w:val="9"/>
    <w:semiHidden/>
    <w:rsid w:val="00882F7A"/>
    <w:rPr>
      <w:rFonts w:eastAsiaTheme="majorEastAsia" w:cstheme="majorBidi"/>
      <w:color w:val="0F4761" w:themeColor="accent1" w:themeShade="BF"/>
      <w:kern w:val="0"/>
      <w:sz w:val="20"/>
      <w:lang w:val="en-GB"/>
      <w14:ligatures w14:val="none"/>
    </w:rPr>
  </w:style>
  <w:style w:type="character" w:customStyle="1" w:styleId="Heading6Char">
    <w:name w:val="Heading 6 Char"/>
    <w:basedOn w:val="DefaultParagraphFont"/>
    <w:link w:val="Heading6"/>
    <w:uiPriority w:val="9"/>
    <w:semiHidden/>
    <w:rsid w:val="00882F7A"/>
    <w:rPr>
      <w:rFonts w:eastAsiaTheme="majorEastAsia" w:cstheme="majorBidi"/>
      <w:i/>
      <w:iCs/>
      <w:color w:val="595959" w:themeColor="text1" w:themeTint="A6"/>
      <w:kern w:val="0"/>
      <w:sz w:val="20"/>
      <w:lang w:val="en-GB"/>
      <w14:ligatures w14:val="none"/>
    </w:rPr>
  </w:style>
  <w:style w:type="character" w:customStyle="1" w:styleId="Heading7Char">
    <w:name w:val="Heading 7 Char"/>
    <w:basedOn w:val="DefaultParagraphFont"/>
    <w:link w:val="Heading7"/>
    <w:uiPriority w:val="9"/>
    <w:semiHidden/>
    <w:rsid w:val="00882F7A"/>
    <w:rPr>
      <w:rFonts w:eastAsiaTheme="majorEastAsia" w:cstheme="majorBidi"/>
      <w:color w:val="595959" w:themeColor="text1" w:themeTint="A6"/>
      <w:kern w:val="0"/>
      <w:sz w:val="20"/>
      <w:lang w:val="en-GB"/>
      <w14:ligatures w14:val="none"/>
    </w:rPr>
  </w:style>
  <w:style w:type="character" w:customStyle="1" w:styleId="Heading8Char">
    <w:name w:val="Heading 8 Char"/>
    <w:basedOn w:val="DefaultParagraphFont"/>
    <w:link w:val="Heading8"/>
    <w:uiPriority w:val="9"/>
    <w:semiHidden/>
    <w:rsid w:val="00882F7A"/>
    <w:rPr>
      <w:rFonts w:eastAsiaTheme="majorEastAsia" w:cstheme="majorBidi"/>
      <w:i/>
      <w:iCs/>
      <w:color w:val="272727" w:themeColor="text1" w:themeTint="D8"/>
      <w:kern w:val="0"/>
      <w:sz w:val="20"/>
      <w:lang w:val="en-GB"/>
      <w14:ligatures w14:val="none"/>
    </w:rPr>
  </w:style>
  <w:style w:type="character" w:customStyle="1" w:styleId="Heading9Char">
    <w:name w:val="Heading 9 Char"/>
    <w:basedOn w:val="DefaultParagraphFont"/>
    <w:link w:val="Heading9"/>
    <w:uiPriority w:val="9"/>
    <w:semiHidden/>
    <w:rsid w:val="00882F7A"/>
    <w:rPr>
      <w:rFonts w:eastAsiaTheme="majorEastAsia" w:cstheme="majorBidi"/>
      <w:color w:val="272727" w:themeColor="text1" w:themeTint="D8"/>
      <w:kern w:val="0"/>
      <w:sz w:val="20"/>
      <w:lang w:val="en-GB"/>
      <w14:ligatures w14:val="none"/>
    </w:rPr>
  </w:style>
  <w:style w:type="paragraph" w:styleId="Title">
    <w:name w:val="Title"/>
    <w:basedOn w:val="Normal"/>
    <w:next w:val="Normal"/>
    <w:link w:val="TitleChar"/>
    <w:uiPriority w:val="10"/>
    <w:qFormat/>
    <w:rsid w:val="00882F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7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82F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7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82F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2F7A"/>
    <w:rPr>
      <w:rFonts w:ascii="Arial" w:hAnsi="Arial"/>
      <w:i/>
      <w:iCs/>
      <w:color w:val="404040" w:themeColor="text1" w:themeTint="BF"/>
      <w:kern w:val="0"/>
      <w:sz w:val="20"/>
      <w:lang w:val="en-GB"/>
      <w14:ligatures w14:val="none"/>
    </w:rPr>
  </w:style>
  <w:style w:type="paragraph" w:styleId="ListParagraph">
    <w:name w:val="List Paragraph"/>
    <w:basedOn w:val="Normal"/>
    <w:uiPriority w:val="34"/>
    <w:qFormat/>
    <w:rsid w:val="00882F7A"/>
    <w:pPr>
      <w:ind w:left="720"/>
      <w:contextualSpacing/>
    </w:pPr>
  </w:style>
  <w:style w:type="character" w:styleId="IntenseEmphasis">
    <w:name w:val="Intense Emphasis"/>
    <w:basedOn w:val="DefaultParagraphFont"/>
    <w:uiPriority w:val="21"/>
    <w:qFormat/>
    <w:rsid w:val="00882F7A"/>
    <w:rPr>
      <w:i/>
      <w:iCs/>
      <w:color w:val="0F4761" w:themeColor="accent1" w:themeShade="BF"/>
    </w:rPr>
  </w:style>
  <w:style w:type="paragraph" w:styleId="IntenseQuote">
    <w:name w:val="Intense Quote"/>
    <w:basedOn w:val="Normal"/>
    <w:next w:val="Normal"/>
    <w:link w:val="IntenseQuoteChar"/>
    <w:uiPriority w:val="30"/>
    <w:qFormat/>
    <w:rsid w:val="0088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7A"/>
    <w:rPr>
      <w:rFonts w:ascii="Arial" w:hAnsi="Arial"/>
      <w:i/>
      <w:iCs/>
      <w:color w:val="0F4761" w:themeColor="accent1" w:themeShade="BF"/>
      <w:kern w:val="0"/>
      <w:sz w:val="20"/>
      <w:lang w:val="en-GB"/>
      <w14:ligatures w14:val="none"/>
    </w:rPr>
  </w:style>
  <w:style w:type="character" w:styleId="IntenseReference">
    <w:name w:val="Intense Reference"/>
    <w:basedOn w:val="DefaultParagraphFont"/>
    <w:uiPriority w:val="32"/>
    <w:qFormat/>
    <w:rsid w:val="00882F7A"/>
    <w:rPr>
      <w:b/>
      <w:bCs/>
      <w:smallCaps/>
      <w:color w:val="0F4761" w:themeColor="accent1" w:themeShade="BF"/>
      <w:spacing w:val="5"/>
    </w:rPr>
  </w:style>
  <w:style w:type="character" w:customStyle="1" w:styleId="s1">
    <w:name w:val="s1"/>
    <w:basedOn w:val="DefaultParagraphFont"/>
    <w:rsid w:val="00882F7A"/>
  </w:style>
  <w:style w:type="paragraph" w:customStyle="1" w:styleId="p2">
    <w:name w:val="p2"/>
    <w:basedOn w:val="Normal"/>
    <w:rsid w:val="00882F7A"/>
    <w:pPr>
      <w:spacing w:before="100" w:beforeAutospacing="1" w:after="100" w:afterAutospacing="1"/>
    </w:pPr>
    <w:rPr>
      <w:rFonts w:ascii="Times New Roman" w:eastAsia="Times New Roman" w:hAnsi="Times New Roman" w:cs="Times New Roman"/>
      <w:sz w:val="24"/>
      <w:lang w:val="en-SG" w:eastAsia="en-GB"/>
    </w:rPr>
  </w:style>
  <w:style w:type="paragraph" w:customStyle="1" w:styleId="p3">
    <w:name w:val="p3"/>
    <w:basedOn w:val="Normal"/>
    <w:rsid w:val="00882F7A"/>
    <w:pPr>
      <w:spacing w:before="100" w:beforeAutospacing="1" w:after="100" w:afterAutospacing="1"/>
    </w:pPr>
    <w:rPr>
      <w:rFonts w:ascii="Times New Roman" w:eastAsia="Times New Roman" w:hAnsi="Times New Roman" w:cs="Times New Roman"/>
      <w:sz w:val="24"/>
      <w:lang w:val="en-SG" w:eastAsia="en-GB"/>
    </w:rPr>
  </w:style>
  <w:style w:type="paragraph" w:customStyle="1" w:styleId="p1">
    <w:name w:val="p1"/>
    <w:basedOn w:val="Normal"/>
    <w:rsid w:val="00D73C2B"/>
    <w:pPr>
      <w:spacing w:before="100" w:beforeAutospacing="1" w:after="100" w:afterAutospacing="1"/>
    </w:pPr>
    <w:rPr>
      <w:rFonts w:ascii="Times New Roman" w:eastAsia="Times New Roman" w:hAnsi="Times New Roman" w:cs="Times New Roman"/>
      <w:sz w:val="24"/>
      <w:lang w:val="en-SG" w:eastAsia="en-GB"/>
    </w:rPr>
  </w:style>
  <w:style w:type="table" w:styleId="TableGrid">
    <w:name w:val="Table Grid"/>
    <w:basedOn w:val="TableNormal"/>
    <w:uiPriority w:val="39"/>
    <w:rsid w:val="006B5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2C62"/>
    <w:rPr>
      <w:rFonts w:ascii="Arial" w:hAnsi="Arial"/>
      <w:kern w:val="0"/>
      <w:sz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017F2-095E-654F-9603-2CCF4A0A2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19</Pages>
  <Words>2710</Words>
  <Characters>18434</Characters>
  <Application>Microsoft Office Word</Application>
  <DocSecurity>0</DocSecurity>
  <Lines>472</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Zaklama</dc:creator>
  <cp:keywords/>
  <dc:description/>
  <cp:lastModifiedBy>Nicholas Zaklama</cp:lastModifiedBy>
  <cp:revision>7</cp:revision>
  <dcterms:created xsi:type="dcterms:W3CDTF">2026-06-05T04:42:00Z</dcterms:created>
  <dcterms:modified xsi:type="dcterms:W3CDTF">2026-06-07T14:10:00Z</dcterms:modified>
</cp:coreProperties>
</file>